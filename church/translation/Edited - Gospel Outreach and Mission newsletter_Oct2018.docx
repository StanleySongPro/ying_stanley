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2993A0" w14:textId="77777777" w:rsidR="00FB037C" w:rsidRPr="001464EB" w:rsidRDefault="00223D22" w:rsidP="00603082">
      <w:pPr>
        <w:jc w:val="center"/>
        <w:rPr>
          <w:b/>
        </w:rPr>
      </w:pPr>
      <w:r w:rsidRPr="001464EB">
        <w:rPr>
          <w:b/>
        </w:rPr>
        <w:t>Gospel Outreach and Mission</w:t>
      </w:r>
    </w:p>
    <w:p w14:paraId="2A11423C" w14:textId="77777777" w:rsidR="00543D4B" w:rsidRPr="00BD00C2" w:rsidRDefault="00CC6AFC" w:rsidP="00E31867">
      <w:pPr>
        <w:rPr>
          <w:b/>
        </w:rPr>
      </w:pPr>
      <w:r w:rsidRPr="00BD00C2">
        <w:rPr>
          <w:b/>
        </w:rPr>
        <w:t>Overview</w:t>
      </w:r>
    </w:p>
    <w:p w14:paraId="7326BADB" w14:textId="77777777" w:rsidR="006A097F" w:rsidRPr="00E31867" w:rsidRDefault="006A097F" w:rsidP="00E31867">
      <w:r>
        <w:t xml:space="preserve">A Sunday school workshop was held on 29 July 2018 in Wilkie. The </w:t>
      </w:r>
      <w:r w:rsidR="0067332B">
        <w:t>central theme was on</w:t>
      </w:r>
      <w:r>
        <w:t xml:space="preserve"> proclamation of the gos</w:t>
      </w:r>
      <w:r w:rsidR="001464EB">
        <w:t xml:space="preserve">pel of the kingdom and mission </w:t>
      </w:r>
      <w:r w:rsidR="001464EB" w:rsidRPr="005B2A38">
        <w:rPr>
          <w:rFonts w:ascii="Comic Sans MS" w:hAnsi="Comic Sans MS"/>
          <w:sz w:val="18"/>
          <w:szCs w:val="18"/>
        </w:rPr>
        <w:t>(</w:t>
      </w:r>
      <w:r w:rsidRPr="005B2A38">
        <w:rPr>
          <w:rFonts w:ascii="Comic Sans MS" w:hAnsi="Comic Sans MS"/>
          <w:sz w:val="18"/>
          <w:szCs w:val="18"/>
        </w:rPr>
        <w:t>Mt 24:14</w:t>
      </w:r>
      <w:r w:rsidR="001464EB" w:rsidRPr="005B2A38">
        <w:rPr>
          <w:rFonts w:ascii="Comic Sans MS" w:hAnsi="Comic Sans MS"/>
          <w:sz w:val="18"/>
          <w:szCs w:val="18"/>
        </w:rPr>
        <w:t>)</w:t>
      </w:r>
      <w:r>
        <w:t xml:space="preserve">. </w:t>
      </w:r>
      <w:r w:rsidR="00955177">
        <w:t xml:space="preserve"> </w:t>
      </w:r>
      <w:r w:rsidR="00543D4B">
        <w:t xml:space="preserve">The </w:t>
      </w:r>
      <w:r w:rsidR="00955177">
        <w:t xml:space="preserve">Sunday school </w:t>
      </w:r>
      <w:r w:rsidR="0067332B">
        <w:t xml:space="preserve">gathered in small group </w:t>
      </w:r>
      <w:r w:rsidR="001B649C">
        <w:t xml:space="preserve">and </w:t>
      </w:r>
      <w:r w:rsidR="00620072">
        <w:t>Sunday school teachers</w:t>
      </w:r>
      <w:r w:rsidR="001B649C">
        <w:t xml:space="preserve"> facilitated the discussion.</w:t>
      </w:r>
      <w:r w:rsidR="00D86A8B">
        <w:t xml:space="preserve"> </w:t>
      </w:r>
      <w:del w:id="0" w:author="Office 2004 Test Drive User" w:date="2018-10-08T00:19:00Z">
        <w:r w:rsidR="001B649C" w:rsidDel="00D41052">
          <w:delText xml:space="preserve">Exchanging </w:delText>
        </w:r>
      </w:del>
      <w:ins w:id="1" w:author="Office 2004 Test Drive User" w:date="2018-10-08T00:19:00Z">
        <w:r w:rsidR="00D41052">
          <w:t>T</w:t>
        </w:r>
      </w:ins>
      <w:del w:id="2" w:author="Office 2004 Test Drive User" w:date="2018-10-08T00:19:00Z">
        <w:r w:rsidR="00543D4B" w:rsidDel="00D41052">
          <w:delText>t</w:delText>
        </w:r>
      </w:del>
      <w:r w:rsidR="00543D4B">
        <w:t>houghts</w:t>
      </w:r>
      <w:r w:rsidR="00955177">
        <w:t xml:space="preserve"> on prayers, preparations and programmes</w:t>
      </w:r>
      <w:r w:rsidR="00D86A8B" w:rsidRPr="00D86A8B">
        <w:t xml:space="preserve"> </w:t>
      </w:r>
      <w:r w:rsidR="00AD2406">
        <w:t xml:space="preserve">in our assembly </w:t>
      </w:r>
      <w:r w:rsidR="00D86A8B">
        <w:t>on the gospel outreach and mission</w:t>
      </w:r>
      <w:ins w:id="3" w:author="Office 2004 Test Drive User" w:date="2018-10-08T00:20:00Z">
        <w:r w:rsidR="00D41052">
          <w:t xml:space="preserve"> were exchanged</w:t>
        </w:r>
      </w:ins>
      <w:r w:rsidR="00955177">
        <w:t xml:space="preserve">. </w:t>
      </w:r>
      <w:r w:rsidR="002E7095">
        <w:t>The</w:t>
      </w:r>
      <w:r w:rsidR="00A80D58">
        <w:t xml:space="preserve"> groups </w:t>
      </w:r>
      <w:r w:rsidR="00543D4B">
        <w:t xml:space="preserve">shared </w:t>
      </w:r>
      <w:r w:rsidR="002E7095">
        <w:t xml:space="preserve">their experiences </w:t>
      </w:r>
      <w:r w:rsidR="00543D4B">
        <w:t xml:space="preserve">on the </w:t>
      </w:r>
      <w:r w:rsidR="00A80D58">
        <w:t xml:space="preserve">outreach to the foreign workers in Singapore, </w:t>
      </w:r>
      <w:r w:rsidR="001B649C">
        <w:t xml:space="preserve">among the </w:t>
      </w:r>
      <w:r w:rsidR="00A80D58">
        <w:t>Chinese and non-Chinese speaking</w:t>
      </w:r>
      <w:ins w:id="4" w:author="Office 2004 Test Drive User" w:date="2018-10-08T00:21:00Z">
        <w:r w:rsidR="00D41052">
          <w:t xml:space="preserve"> nationals</w:t>
        </w:r>
      </w:ins>
      <w:r w:rsidR="00A80D58">
        <w:t xml:space="preserve">.  </w:t>
      </w:r>
      <w:r w:rsidR="0067332B">
        <w:t xml:space="preserve">There were </w:t>
      </w:r>
      <w:r w:rsidR="002E7095">
        <w:t xml:space="preserve">briefings and updates </w:t>
      </w:r>
      <w:r w:rsidR="009007F1">
        <w:t>for mission</w:t>
      </w:r>
      <w:r w:rsidR="0067332B">
        <w:t xml:space="preserve"> trip</w:t>
      </w:r>
      <w:r w:rsidR="009007F1">
        <w:t>s in</w:t>
      </w:r>
      <w:r w:rsidR="0067332B">
        <w:t xml:space="preserve"> the region</w:t>
      </w:r>
      <w:ins w:id="5" w:author="Office 2004 Test Drive User" w:date="2018-10-08T00:22:00Z">
        <w:r w:rsidR="00D41052">
          <w:t xml:space="preserve"> -</w:t>
        </w:r>
      </w:ins>
      <w:del w:id="6" w:author="Office 2004 Test Drive User" w:date="2018-10-08T00:22:00Z">
        <w:r w:rsidR="0067332B" w:rsidDel="00D41052">
          <w:delText>,</w:delText>
        </w:r>
      </w:del>
      <w:r w:rsidR="009007F1">
        <w:t xml:space="preserve"> Mala</w:t>
      </w:r>
      <w:r w:rsidR="00B776C5">
        <w:t>ysia</w:t>
      </w:r>
      <w:r w:rsidR="009007F1">
        <w:t xml:space="preserve">, Cambodia and </w:t>
      </w:r>
      <w:r w:rsidR="00B776C5">
        <w:t>Indonesia</w:t>
      </w:r>
      <w:r w:rsidR="009007F1">
        <w:t xml:space="preserve">.  </w:t>
      </w:r>
      <w:r w:rsidR="00351F21">
        <w:t>The discussio</w:t>
      </w:r>
      <w:ins w:id="7" w:author="Office 2004 Test Drive User" w:date="2018-10-08T00:23:00Z">
        <w:r w:rsidR="00D41052">
          <w:t>ns were</w:t>
        </w:r>
      </w:ins>
      <w:del w:id="8" w:author="Office 2004 Test Drive User" w:date="2018-10-08T00:23:00Z">
        <w:r w:rsidR="00351F21" w:rsidDel="00D41052">
          <w:delText>n was</w:delText>
        </w:r>
      </w:del>
      <w:r w:rsidR="00351F21">
        <w:t xml:space="preserve"> lively and </w:t>
      </w:r>
      <w:ins w:id="9" w:author="Office 2004 Test Drive User" w:date="2018-10-08T00:24:00Z">
        <w:r w:rsidR="00D41052">
          <w:t xml:space="preserve">we </w:t>
        </w:r>
      </w:ins>
      <w:r w:rsidR="00351F21">
        <w:t>thank</w:t>
      </w:r>
      <w:del w:id="10" w:author="Office 2004 Test Drive User" w:date="2018-10-08T00:24:00Z">
        <w:r w:rsidR="00351F21" w:rsidDel="00D41052">
          <w:delText>s be to</w:delText>
        </w:r>
      </w:del>
      <w:r w:rsidR="00351F21">
        <w:t xml:space="preserve"> God</w:t>
      </w:r>
      <w:r w:rsidR="001464EB">
        <w:t>,</w:t>
      </w:r>
      <w:r w:rsidR="00351F21">
        <w:t xml:space="preserve"> for</w:t>
      </w:r>
      <w:ins w:id="11" w:author="Office 2004 Test Drive User" w:date="2018-10-08T00:24:00Z">
        <w:r w:rsidR="00D41052">
          <w:t xml:space="preserve"> giving us a</w:t>
        </w:r>
      </w:ins>
      <w:del w:id="12" w:author="Office 2004 Test Drive User" w:date="2018-10-08T00:24:00Z">
        <w:r w:rsidR="00351F21" w:rsidDel="00D41052">
          <w:delText xml:space="preserve"> our</w:delText>
        </w:r>
      </w:del>
      <w:r w:rsidR="00351F21">
        <w:t xml:space="preserve"> heart for the gospel </w:t>
      </w:r>
      <w:r w:rsidR="0067332B">
        <w:t xml:space="preserve">outreach </w:t>
      </w:r>
      <w:r w:rsidR="00351F21">
        <w:t xml:space="preserve">and mission. </w:t>
      </w:r>
      <w:ins w:id="13" w:author="Office 2004 Test Drive User" w:date="2018-10-08T00:26:00Z">
        <w:r w:rsidR="00D41052">
          <w:t>T</w:t>
        </w:r>
      </w:ins>
      <w:del w:id="14" w:author="Office 2004 Test Drive User" w:date="2018-10-08T00:26:00Z">
        <w:r w:rsidR="008A1186" w:rsidDel="00D41052">
          <w:delText xml:space="preserve">A </w:delText>
        </w:r>
        <w:r w:rsidDel="00D41052">
          <w:delText>summary</w:delText>
        </w:r>
        <w:r w:rsidR="00351F21" w:rsidDel="00D41052">
          <w:delText xml:space="preserve"> of the discussion</w:delText>
        </w:r>
        <w:r w:rsidR="008A1186" w:rsidDel="00D41052">
          <w:delText xml:space="preserve"> will be </w:delText>
        </w:r>
        <w:r w:rsidR="00AE2F27" w:rsidDel="00D41052">
          <w:delText>in</w:delText>
        </w:r>
        <w:r w:rsidR="008A1186" w:rsidDel="00D41052">
          <w:delText>adequate to cover the topics discussed</w:delText>
        </w:r>
        <w:r w:rsidR="00351F21" w:rsidDel="00D41052">
          <w:delText xml:space="preserve">, </w:delText>
        </w:r>
        <w:r w:rsidR="00836382" w:rsidDel="00D41052">
          <w:delText>t</w:delText>
        </w:r>
      </w:del>
      <w:r w:rsidR="00836382">
        <w:t xml:space="preserve">his short article </w:t>
      </w:r>
      <w:r w:rsidR="002A0261">
        <w:t xml:space="preserve">is to </w:t>
      </w:r>
      <w:r w:rsidR="00A9343B">
        <w:t>encourag</w:t>
      </w:r>
      <w:r w:rsidR="002A0261">
        <w:t>e</w:t>
      </w:r>
      <w:r w:rsidR="00A9343B">
        <w:t xml:space="preserve"> one another </w:t>
      </w:r>
      <w:ins w:id="15" w:author="Office 2004 Test Drive User" w:date="2018-10-08T00:26:00Z">
        <w:r w:rsidR="00D41052">
          <w:t xml:space="preserve">on </w:t>
        </w:r>
      </w:ins>
      <w:r w:rsidR="00351F21">
        <w:t>the challenges</w:t>
      </w:r>
      <w:r>
        <w:t xml:space="preserve"> and </w:t>
      </w:r>
      <w:r w:rsidR="0082114B">
        <w:t>opportunities</w:t>
      </w:r>
      <w:r w:rsidR="002A0261">
        <w:t xml:space="preserve"> in evangelism</w:t>
      </w:r>
      <w:r w:rsidR="0082114B">
        <w:t xml:space="preserve">, </w:t>
      </w:r>
      <w:r w:rsidR="00A9343B">
        <w:t>reflect</w:t>
      </w:r>
      <w:r w:rsidR="002A0261">
        <w:t xml:space="preserve"> on</w:t>
      </w:r>
      <w:r w:rsidR="00A9343B">
        <w:t xml:space="preserve"> </w:t>
      </w:r>
      <w:r>
        <w:t xml:space="preserve">the </w:t>
      </w:r>
      <w:r w:rsidR="00351F21">
        <w:t>calling and prayer</w:t>
      </w:r>
      <w:ins w:id="16" w:author="Office 2004 Test Drive User" w:date="2018-10-08T00:27:00Z">
        <w:r w:rsidR="00D41052">
          <w:t xml:space="preserve"> needs</w:t>
        </w:r>
      </w:ins>
      <w:del w:id="17" w:author="Office 2004 Test Drive User" w:date="2018-10-08T00:27:00Z">
        <w:r w:rsidR="00351F21" w:rsidDel="00D41052">
          <w:delText>s</w:delText>
        </w:r>
      </w:del>
      <w:r w:rsidR="00351F21">
        <w:t xml:space="preserve"> for the </w:t>
      </w:r>
      <w:r w:rsidR="008D17F1">
        <w:t>gospel outreach and mission</w:t>
      </w:r>
      <w:r w:rsidR="00351F21">
        <w:t>.</w:t>
      </w:r>
      <w:r>
        <w:t xml:space="preserve"> </w:t>
      </w:r>
      <w:r w:rsidR="004E2F51">
        <w:t xml:space="preserve">This </w:t>
      </w:r>
      <w:r w:rsidR="00CC6984">
        <w:t>thought</w:t>
      </w:r>
      <w:r w:rsidR="00C8272F">
        <w:t xml:space="preserve"> </w:t>
      </w:r>
      <w:r w:rsidR="004E2F51">
        <w:t xml:space="preserve">paper is written to engage </w:t>
      </w:r>
      <w:del w:id="18" w:author="Office 2004 Test Drive User" w:date="2018-10-08T00:29:00Z">
        <w:r w:rsidR="004E2F51" w:rsidDel="00D41052">
          <w:delText xml:space="preserve">with </w:delText>
        </w:r>
      </w:del>
      <w:r w:rsidR="004E2F51">
        <w:t xml:space="preserve">the readers with </w:t>
      </w:r>
      <w:r w:rsidR="00365EB7">
        <w:t>hard</w:t>
      </w:r>
      <w:r w:rsidR="00FC1D1B">
        <w:t xml:space="preserve"> </w:t>
      </w:r>
      <w:r w:rsidR="004E2F51">
        <w:t>questions as active co-labourer</w:t>
      </w:r>
      <w:r w:rsidR="008D17F1">
        <w:t>s</w:t>
      </w:r>
      <w:r w:rsidR="004E2F51">
        <w:t xml:space="preserve"> in the harvest field.</w:t>
      </w:r>
    </w:p>
    <w:p w14:paraId="2FDB5334" w14:textId="77777777" w:rsidR="00DF4CDE" w:rsidRPr="0082114B" w:rsidRDefault="005B0E98" w:rsidP="00E31867">
      <w:pPr>
        <w:rPr>
          <w:b/>
        </w:rPr>
      </w:pPr>
      <w:r w:rsidRPr="0082114B">
        <w:rPr>
          <w:b/>
        </w:rPr>
        <w:t xml:space="preserve">From the church camp to </w:t>
      </w:r>
      <w:r w:rsidR="00E71611" w:rsidRPr="0082114B">
        <w:rPr>
          <w:b/>
        </w:rPr>
        <w:t>the pulpit</w:t>
      </w:r>
    </w:p>
    <w:p w14:paraId="0C13BE3F" w14:textId="77777777" w:rsidR="0079734B" w:rsidRPr="00E31867" w:rsidRDefault="00DF4CDE" w:rsidP="00E31867">
      <w:r w:rsidRPr="00E31867">
        <w:t xml:space="preserve">Following the </w:t>
      </w:r>
      <w:r w:rsidR="00DA0B7D">
        <w:t xml:space="preserve">2018 </w:t>
      </w:r>
      <w:r w:rsidRPr="00E31867">
        <w:t>June camp with the theme verse “</w:t>
      </w:r>
      <w:r w:rsidRPr="00396608">
        <w:rPr>
          <w:i/>
        </w:rPr>
        <w:t>For I feel a d</w:t>
      </w:r>
      <w:r w:rsidR="008D17F1">
        <w:rPr>
          <w:i/>
        </w:rPr>
        <w:t xml:space="preserve">ivine jealousy for you, since I </w:t>
      </w:r>
      <w:r w:rsidRPr="00396608">
        <w:rPr>
          <w:i/>
        </w:rPr>
        <w:t>betrothed you to one husband, to present you as a pure virgin to Christ</w:t>
      </w:r>
      <w:r w:rsidRPr="00E31867">
        <w:t>.</w:t>
      </w:r>
      <w:r w:rsidR="00042065">
        <w:t>”</w:t>
      </w:r>
      <w:r w:rsidRPr="00E31867">
        <w:t xml:space="preserve"> </w:t>
      </w:r>
      <w:r w:rsidRPr="00042065">
        <w:rPr>
          <w:rFonts w:ascii="Comic Sans MS" w:hAnsi="Comic Sans MS"/>
          <w:sz w:val="18"/>
          <w:szCs w:val="18"/>
        </w:rPr>
        <w:t>(2 Cor 11:2)</w:t>
      </w:r>
      <w:r w:rsidRPr="00E31867">
        <w:t xml:space="preserve">, our brother Jonathan </w:t>
      </w:r>
      <w:r w:rsidR="00797065">
        <w:t>Pong spoke passionately on the Gospel of the K</w:t>
      </w:r>
      <w:r w:rsidRPr="00E31867">
        <w:t>ingdom. Jesus came as King of the Jews.  H</w:t>
      </w:r>
      <w:r w:rsidR="00E64216" w:rsidRPr="00E31867">
        <w:t>e wanted to b</w:t>
      </w:r>
      <w:r w:rsidRPr="00E31867">
        <w:t xml:space="preserve">e </w:t>
      </w:r>
      <w:ins w:id="19" w:author="Office 2004 Test Drive User" w:date="2018-10-08T00:32:00Z">
        <w:r w:rsidR="00B07525">
          <w:t>your king and mine</w:t>
        </w:r>
      </w:ins>
      <w:del w:id="20" w:author="Office 2004 Test Drive User" w:date="2018-10-08T00:32:00Z">
        <w:r w:rsidRPr="00E31867" w:rsidDel="00B07525">
          <w:delText>king of you and</w:delText>
        </w:r>
      </w:del>
      <w:del w:id="21" w:author="Office 2004 Test Drive User" w:date="2018-10-08T00:31:00Z">
        <w:r w:rsidRPr="00E31867" w:rsidDel="00B07525">
          <w:delText xml:space="preserve"> I</w:delText>
        </w:r>
      </w:del>
      <w:r w:rsidRPr="00E31867">
        <w:t xml:space="preserve">. </w:t>
      </w:r>
      <w:ins w:id="22" w:author="Office 2004 Test Drive User" w:date="2018-10-08T00:33:00Z">
        <w:r w:rsidR="00B07525">
          <w:t xml:space="preserve"> A </w:t>
        </w:r>
      </w:ins>
      <w:r w:rsidRPr="00E31867">
        <w:t>Kingdom of heaven not t</w:t>
      </w:r>
      <w:r w:rsidR="0014228C">
        <w:t>his earth. Proclamation of the Gospel of the K</w:t>
      </w:r>
      <w:r w:rsidRPr="00E31867">
        <w:t>ingdom</w:t>
      </w:r>
      <w:ins w:id="23" w:author="Office 2004 Test Drive User" w:date="2018-10-08T00:34:00Z">
        <w:r w:rsidR="00B07525">
          <w:t xml:space="preserve"> was</w:t>
        </w:r>
      </w:ins>
      <w:r w:rsidRPr="00E31867">
        <w:t xml:space="preserve"> passed on to the responsibility of </w:t>
      </w:r>
      <w:ins w:id="24" w:author="Office 2004 Test Drive User" w:date="2018-10-08T00:34:00Z">
        <w:r w:rsidR="00B07525">
          <w:t>H</w:t>
        </w:r>
      </w:ins>
      <w:del w:id="25" w:author="Office 2004 Test Drive User" w:date="2018-10-08T00:34:00Z">
        <w:r w:rsidRPr="00E31867" w:rsidDel="00B07525">
          <w:delText>h</w:delText>
        </w:r>
      </w:del>
      <w:r w:rsidRPr="00E31867">
        <w:t>is disciple</w:t>
      </w:r>
      <w:ins w:id="26" w:author="Office 2004 Test Drive User" w:date="2018-10-08T00:34:00Z">
        <w:r w:rsidR="00B07525">
          <w:t>s</w:t>
        </w:r>
      </w:ins>
      <w:r w:rsidRPr="00E31867">
        <w:t xml:space="preserve">. </w:t>
      </w:r>
      <w:r w:rsidRPr="00E12F06">
        <w:rPr>
          <w:rFonts w:ascii="Comic Sans MS" w:hAnsi="Comic Sans MS"/>
          <w:sz w:val="18"/>
          <w:szCs w:val="18"/>
        </w:rPr>
        <w:t>(Mt 4:19)</w:t>
      </w:r>
      <w:r w:rsidRPr="00E31867">
        <w:t xml:space="preserve">.  Do we treat the word of God as commandments to obey? </w:t>
      </w:r>
      <w:r w:rsidR="00655036" w:rsidRPr="00E31867">
        <w:t xml:space="preserve"> </w:t>
      </w:r>
      <w:r w:rsidR="00E33535">
        <w:t>“</w:t>
      </w:r>
      <w:r w:rsidR="00655036" w:rsidRPr="00E33535">
        <w:rPr>
          <w:i/>
        </w:rPr>
        <w:t>But you will receive power when the Holy Spirit has come upon you, and you will be my witnesses in Jerusalem and in all Judea and Samaria, and to the end of the earth</w:t>
      </w:r>
      <w:r w:rsidR="00655036" w:rsidRPr="00E31867">
        <w:t xml:space="preserve">.” </w:t>
      </w:r>
      <w:r w:rsidR="00655036" w:rsidRPr="00E12F06">
        <w:rPr>
          <w:rFonts w:ascii="Comic Sans MS" w:hAnsi="Comic Sans MS"/>
          <w:sz w:val="18"/>
          <w:szCs w:val="18"/>
        </w:rPr>
        <w:t>(Acts 1:8)</w:t>
      </w:r>
      <w:r w:rsidR="00655036" w:rsidRPr="00E31867">
        <w:t xml:space="preserve">. We can start by sharing the gospel locally and in the neighbouring countries. </w:t>
      </w:r>
      <w:r w:rsidRPr="00E31867">
        <w:t>The Sunday school workshop took on the challenge to focus on</w:t>
      </w:r>
      <w:del w:id="27" w:author="Office 2004 Test Drive User" w:date="2018-10-08T00:36:00Z">
        <w:r w:rsidRPr="00E31867" w:rsidDel="00B07525">
          <w:delText xml:space="preserve"> the</w:delText>
        </w:r>
      </w:del>
      <w:r w:rsidRPr="00E31867">
        <w:t xml:space="preserve"> gospel outreach and mis</w:t>
      </w:r>
      <w:r w:rsidR="00655036" w:rsidRPr="00E31867">
        <w:t xml:space="preserve">sion </w:t>
      </w:r>
      <w:ins w:id="28" w:author="Office 2004 Test Drive User" w:date="2018-10-08T00:36:00Z">
        <w:r w:rsidR="00B07525">
          <w:t>during</w:t>
        </w:r>
      </w:ins>
      <w:del w:id="29" w:author="Office 2004 Test Drive User" w:date="2018-10-08T00:36:00Z">
        <w:r w:rsidR="00655036" w:rsidRPr="00E31867" w:rsidDel="00B07525">
          <w:delText>in</w:delText>
        </w:r>
      </w:del>
      <w:r w:rsidR="00655036" w:rsidRPr="00E31867">
        <w:t xml:space="preserve"> the </w:t>
      </w:r>
      <w:r w:rsidR="00CB29EB" w:rsidRPr="00E31867">
        <w:t xml:space="preserve">29 </w:t>
      </w:r>
      <w:r w:rsidR="00655036" w:rsidRPr="00E31867">
        <w:t>July 2018 workshop with the theme, “</w:t>
      </w:r>
      <w:r w:rsidR="00223D22" w:rsidRPr="007B6244">
        <w:rPr>
          <w:i/>
        </w:rPr>
        <w:t>And this gospel of the kingdom will be proclaimed throughout the whole world as a testimony to all nations, and then the end will come</w:t>
      </w:r>
      <w:r w:rsidR="00655036" w:rsidRPr="00E31867">
        <w:t>”</w:t>
      </w:r>
      <w:r w:rsidR="00223D22" w:rsidRPr="00E31867">
        <w:t xml:space="preserve"> </w:t>
      </w:r>
      <w:r w:rsidR="00223D22" w:rsidRPr="00E12F06">
        <w:rPr>
          <w:rFonts w:ascii="Comic Sans MS" w:hAnsi="Comic Sans MS"/>
          <w:sz w:val="18"/>
          <w:szCs w:val="18"/>
        </w:rPr>
        <w:t>(Mt 24:14)</w:t>
      </w:r>
      <w:r w:rsidR="00655036" w:rsidRPr="00E31867">
        <w:t>.</w:t>
      </w:r>
    </w:p>
    <w:p w14:paraId="6C762DE2" w14:textId="77777777" w:rsidR="007E12EA" w:rsidRPr="00BD00C2" w:rsidRDefault="00D75F69" w:rsidP="00E31867">
      <w:pPr>
        <w:rPr>
          <w:b/>
        </w:rPr>
      </w:pPr>
      <w:r w:rsidRPr="00BD00C2">
        <w:rPr>
          <w:b/>
        </w:rPr>
        <w:t>From the word to prayer</w:t>
      </w:r>
    </w:p>
    <w:p w14:paraId="0CCB1D62" w14:textId="77777777" w:rsidR="007E12EA" w:rsidRDefault="007F251C" w:rsidP="00E31867">
      <w:proofErr w:type="gramStart"/>
      <w:r w:rsidRPr="00551C65">
        <w:rPr>
          <w:b/>
        </w:rPr>
        <w:t>Prayer</w:t>
      </w:r>
      <w:r w:rsidRPr="00E31867">
        <w:t xml:space="preserve"> </w:t>
      </w:r>
      <w:ins w:id="30" w:author="Office 2004 Test Drive User" w:date="2018-10-08T00:37:00Z">
        <w:r w:rsidR="00B07525">
          <w:t>and</w:t>
        </w:r>
      </w:ins>
      <w:del w:id="31" w:author="Office 2004 Test Drive User" w:date="2018-10-08T00:37:00Z">
        <w:r w:rsidRPr="00E31867" w:rsidDel="00B07525">
          <w:delText>is</w:delText>
        </w:r>
      </w:del>
      <w:r w:rsidRPr="00E31867">
        <w:t xml:space="preserve"> the work of God.</w:t>
      </w:r>
      <w:proofErr w:type="gramEnd"/>
      <w:r w:rsidRPr="00E31867">
        <w:t xml:space="preserve"> Jesus fulfil</w:t>
      </w:r>
      <w:ins w:id="32" w:author="Office 2004 Test Drive User" w:date="2018-10-08T00:37:00Z">
        <w:r w:rsidR="00B07525">
          <w:t>led</w:t>
        </w:r>
      </w:ins>
      <w:del w:id="33" w:author="Office 2004 Test Drive User" w:date="2018-10-08T00:37:00Z">
        <w:r w:rsidRPr="00E31867" w:rsidDel="00B07525">
          <w:delText>s</w:delText>
        </w:r>
      </w:del>
      <w:r w:rsidRPr="00E31867">
        <w:t xml:space="preserve"> his mission through prayer. </w:t>
      </w:r>
      <w:r w:rsidR="00336E8D">
        <w:t xml:space="preserve">The Bible speaks of prayer in watchfulness and alertness </w:t>
      </w:r>
      <w:r w:rsidR="00336E8D" w:rsidRPr="00E12F06">
        <w:rPr>
          <w:rFonts w:ascii="Comic Sans MS" w:hAnsi="Comic Sans MS"/>
          <w:sz w:val="18"/>
          <w:szCs w:val="18"/>
        </w:rPr>
        <w:t>(Isa 62:6-7, Eph 6:18, 1 Pet 5:8)</w:t>
      </w:r>
      <w:r w:rsidR="0017425A">
        <w:t xml:space="preserve">. To pray is to be alert </w:t>
      </w:r>
      <w:r w:rsidR="00C8272F">
        <w:t xml:space="preserve">and </w:t>
      </w:r>
      <w:r w:rsidR="0017425A">
        <w:t xml:space="preserve">to </w:t>
      </w:r>
      <w:r w:rsidR="00C8272F">
        <w:t>be watchful</w:t>
      </w:r>
      <w:r w:rsidR="0017425A">
        <w:t xml:space="preserve">, to know the time and </w:t>
      </w:r>
      <w:ins w:id="34" w:author="Office 2004 Test Drive User" w:date="2018-10-08T00:37:00Z">
        <w:r w:rsidR="00B07525">
          <w:t xml:space="preserve">to have </w:t>
        </w:r>
      </w:ins>
      <w:r w:rsidR="0017425A">
        <w:t xml:space="preserve">an awareness of God’s </w:t>
      </w:r>
      <w:r w:rsidR="009D3817" w:rsidRPr="009D3817">
        <w:rPr>
          <w:i/>
        </w:rPr>
        <w:t>k</w:t>
      </w:r>
      <w:r w:rsidR="0017425A" w:rsidRPr="009D3817">
        <w:rPr>
          <w:i/>
        </w:rPr>
        <w:t>airos</w:t>
      </w:r>
      <w:r w:rsidR="0017425A">
        <w:t xml:space="preserve">. </w:t>
      </w:r>
      <w:r w:rsidR="005E1E48" w:rsidRPr="009D3817">
        <w:t xml:space="preserve">For he </w:t>
      </w:r>
      <w:proofErr w:type="spellStart"/>
      <w:r w:rsidR="005E1E48" w:rsidRPr="009D3817">
        <w:t>sa</w:t>
      </w:r>
      <w:ins w:id="35" w:author="Office 2004 Test Drive User" w:date="2018-10-08T00:38:00Z">
        <w:r w:rsidR="00B07525">
          <w:t>id,</w:t>
        </w:r>
      </w:ins>
      <w:del w:id="36" w:author="Office 2004 Test Drive User" w:date="2018-10-08T00:38:00Z">
        <w:r w:rsidR="005E1E48" w:rsidRPr="009D3817" w:rsidDel="00B07525">
          <w:delText xml:space="preserve">ys, </w:delText>
        </w:r>
      </w:del>
      <w:r w:rsidR="005E1E48" w:rsidRPr="009D3817">
        <w:t>“In</w:t>
      </w:r>
      <w:proofErr w:type="spellEnd"/>
      <w:r w:rsidR="005E1E48" w:rsidRPr="009D3817">
        <w:t xml:space="preserve"> a favorable time I listened to you, and in a day of salvation I have helped you.” Behold, now is the favorable time; beho</w:t>
      </w:r>
      <w:r w:rsidR="00BD00C2">
        <w:t>ld, now is the day of salvation</w:t>
      </w:r>
      <w:r w:rsidR="005E1E48" w:rsidRPr="009D3817">
        <w:t xml:space="preserve"> </w:t>
      </w:r>
      <w:r w:rsidR="00BD00C2" w:rsidRPr="00E12F06">
        <w:rPr>
          <w:rFonts w:ascii="Comic Sans MS" w:hAnsi="Comic Sans MS"/>
          <w:sz w:val="18"/>
          <w:szCs w:val="18"/>
        </w:rPr>
        <w:t>(</w:t>
      </w:r>
      <w:r w:rsidR="005E1E48" w:rsidRPr="00E12F06">
        <w:rPr>
          <w:rFonts w:ascii="Comic Sans MS" w:hAnsi="Comic Sans MS"/>
          <w:sz w:val="18"/>
          <w:szCs w:val="18"/>
        </w:rPr>
        <w:t>2 Cor 6:2</w:t>
      </w:r>
      <w:r w:rsidR="00BD00C2" w:rsidRPr="00E12F06">
        <w:rPr>
          <w:rFonts w:ascii="Comic Sans MS" w:hAnsi="Comic Sans MS"/>
          <w:sz w:val="18"/>
          <w:szCs w:val="18"/>
        </w:rPr>
        <w:t>)</w:t>
      </w:r>
      <w:r w:rsidR="005E1E48" w:rsidRPr="009D3817">
        <w:t>.</w:t>
      </w:r>
      <w:r w:rsidR="009D3817" w:rsidRPr="009D3817">
        <w:t xml:space="preserve"> </w:t>
      </w:r>
      <w:r w:rsidR="00C8272F">
        <w:t>The favorable</w:t>
      </w:r>
      <w:r w:rsidR="009D3817" w:rsidRPr="009D3817">
        <w:t xml:space="preserve"> time</w:t>
      </w:r>
      <w:r w:rsidR="00064B14">
        <w:t xml:space="preserve"> is </w:t>
      </w:r>
      <w:ins w:id="37" w:author="Office 2004 Test Drive User" w:date="2018-10-08T00:38:00Z">
        <w:r w:rsidR="00B07525">
          <w:t xml:space="preserve">a </w:t>
        </w:r>
      </w:ins>
      <w:proofErr w:type="spellStart"/>
      <w:r w:rsidR="00064B14" w:rsidRPr="0027767A">
        <w:rPr>
          <w:i/>
        </w:rPr>
        <w:t>k</w:t>
      </w:r>
      <w:r w:rsidR="009D3817" w:rsidRPr="0027767A">
        <w:rPr>
          <w:i/>
        </w:rPr>
        <w:t>airos</w:t>
      </w:r>
      <w:proofErr w:type="spellEnd"/>
      <w:r w:rsidR="009D3817" w:rsidRPr="009D3817">
        <w:t xml:space="preserve"> </w:t>
      </w:r>
      <w:r w:rsidR="0027767A">
        <w:t>moment</w:t>
      </w:r>
      <w:r w:rsidR="009D3817" w:rsidRPr="009D3817">
        <w:t>, God’s time,</w:t>
      </w:r>
      <w:r w:rsidR="009D3817">
        <w:t xml:space="preserve"> </w:t>
      </w:r>
      <w:ins w:id="38" w:author="Office 2004 Test Drive User" w:date="2018-10-08T00:39:00Z">
        <w:r w:rsidR="00B07525">
          <w:t xml:space="preserve">the </w:t>
        </w:r>
      </w:ins>
      <w:r w:rsidR="00064B14">
        <w:t>opportune time.</w:t>
      </w:r>
      <w:r w:rsidR="006E05B2">
        <w:t xml:space="preserve"> </w:t>
      </w:r>
      <w:r w:rsidR="00E6758B">
        <w:t xml:space="preserve">The </w:t>
      </w:r>
      <w:r w:rsidR="0027058C">
        <w:t>workshop on gospel meeting</w:t>
      </w:r>
      <w:r w:rsidRPr="00E31867">
        <w:t xml:space="preserve"> </w:t>
      </w:r>
      <w:r w:rsidR="000B16F2">
        <w:t xml:space="preserve">reminded </w:t>
      </w:r>
      <w:ins w:id="39" w:author="Office 2004 Test Drive User" w:date="2018-10-08T00:39:00Z">
        <w:r w:rsidR="00B07525">
          <w:t xml:space="preserve">us about </w:t>
        </w:r>
      </w:ins>
      <w:del w:id="40" w:author="Office 2004 Test Drive User" w:date="2018-10-08T00:39:00Z">
        <w:r w:rsidR="000B16F2" w:rsidDel="00B07525">
          <w:delText xml:space="preserve">one another </w:delText>
        </w:r>
      </w:del>
      <w:r w:rsidRPr="00E31867">
        <w:t xml:space="preserve">the importance of church corporate prayer, synchronized and unceasing </w:t>
      </w:r>
      <w:r w:rsidR="000E47F2" w:rsidRPr="00E31867">
        <w:t xml:space="preserve">prayer. </w:t>
      </w:r>
      <w:r w:rsidR="00247044" w:rsidRPr="00E31867">
        <w:t xml:space="preserve">Pray </w:t>
      </w:r>
      <w:r w:rsidR="000E47F2" w:rsidRPr="00E31867">
        <w:t xml:space="preserve">in a group </w:t>
      </w:r>
      <w:r w:rsidR="00247044" w:rsidRPr="00E31867">
        <w:t>and be a prayer warrior</w:t>
      </w:r>
      <w:r w:rsidR="000E47F2" w:rsidRPr="00E31867">
        <w:t>.</w:t>
      </w:r>
      <w:r w:rsidR="00DB2FBD">
        <w:t xml:space="preserve"> </w:t>
      </w:r>
      <w:r w:rsidR="00A37B49">
        <w:t xml:space="preserve">What </w:t>
      </w:r>
      <w:proofErr w:type="gramStart"/>
      <w:r w:rsidR="00A37B49">
        <w:t>percent</w:t>
      </w:r>
      <w:ins w:id="41" w:author="Office 2004 Test Drive User" w:date="2018-10-08T00:39:00Z">
        <w:r w:rsidR="00B07525">
          <w:t>age</w:t>
        </w:r>
      </w:ins>
      <w:r w:rsidR="00A37B49">
        <w:t xml:space="preserve"> of our prayers </w:t>
      </w:r>
      <w:ins w:id="42" w:author="Office 2004 Test Drive User" w:date="2018-10-08T00:40:00Z">
        <w:r w:rsidR="00B07525">
          <w:t>were</w:t>
        </w:r>
      </w:ins>
      <w:proofErr w:type="gramEnd"/>
      <w:del w:id="43" w:author="Office 2004 Test Drive User" w:date="2018-10-08T00:40:00Z">
        <w:r w:rsidR="00A37B49" w:rsidDel="00B07525">
          <w:delText>are</w:delText>
        </w:r>
      </w:del>
      <w:r w:rsidR="00A37B49">
        <w:t xml:space="preserve"> for the unreached people of the world?  </w:t>
      </w:r>
      <w:r w:rsidR="00A40731">
        <w:t xml:space="preserve">How the church pray for the gospel </w:t>
      </w:r>
      <w:r w:rsidR="00777459">
        <w:t xml:space="preserve">outreach </w:t>
      </w:r>
      <w:r w:rsidR="00A40731">
        <w:t xml:space="preserve">and mission is crucial. </w:t>
      </w:r>
      <w:r w:rsidR="0084500F">
        <w:t>How much c</w:t>
      </w:r>
      <w:r w:rsidR="00DB2FBD">
        <w:t>an those who “go forth” to reach</w:t>
      </w:r>
      <w:r w:rsidR="00777459">
        <w:t xml:space="preserve"> out</w:t>
      </w:r>
      <w:r w:rsidR="00DB2FBD">
        <w:t xml:space="preserve"> </w:t>
      </w:r>
      <w:ins w:id="44" w:author="Office 2004 Test Drive User" w:date="2018-10-08T00:40:00Z">
        <w:r w:rsidR="00B07525">
          <w:t xml:space="preserve">to others </w:t>
        </w:r>
      </w:ins>
      <w:r w:rsidR="00DB2FBD">
        <w:t>rely on the church for prayer support?</w:t>
      </w:r>
      <w:r w:rsidR="00C8272F">
        <w:t xml:space="preserve"> Real action happens in a prayer meeting!</w:t>
      </w:r>
    </w:p>
    <w:p w14:paraId="6732E9D4" w14:textId="77777777" w:rsidR="00950B12" w:rsidRPr="00BD00C2" w:rsidRDefault="00950B12" w:rsidP="00E31867">
      <w:pPr>
        <w:rPr>
          <w:b/>
        </w:rPr>
      </w:pPr>
      <w:r w:rsidRPr="00BD00C2">
        <w:rPr>
          <w:b/>
        </w:rPr>
        <w:t>From Jews to Gentiles</w:t>
      </w:r>
    </w:p>
    <w:p w14:paraId="274150D2" w14:textId="65954534" w:rsidR="00314287" w:rsidRDefault="001C65F0" w:rsidP="00E31867">
      <w:r w:rsidRPr="00551C65">
        <w:rPr>
          <w:b/>
        </w:rPr>
        <w:t>Mission</w:t>
      </w:r>
      <w:r>
        <w:t xml:space="preserve"> was launched, not in Jerusalem, but in a Gentile city</w:t>
      </w:r>
      <w:del w:id="45" w:author="Office 2004 Test Drive User" w:date="2018-10-08T00:43:00Z">
        <w:r w:rsidDel="00481082">
          <w:delText>, as believers in t</w:delText>
        </w:r>
      </w:del>
      <w:del w:id="46" w:author="Office 2004 Test Drive User" w:date="2018-10-08T00:42:00Z">
        <w:r w:rsidDel="00481082">
          <w:delText>he early church worship and pray</w:delText>
        </w:r>
      </w:del>
      <w:ins w:id="47" w:author="Office 2004 Test Drive User" w:date="2018-10-08T00:43:00Z">
        <w:r w:rsidR="00481082">
          <w:t>.</w:t>
        </w:r>
      </w:ins>
      <w:del w:id="48" w:author="Office 2004 Test Drive User" w:date="2018-10-08T00:43:00Z">
        <w:r w:rsidDel="00481082">
          <w:delText>.</w:delText>
        </w:r>
      </w:del>
      <w:r>
        <w:t xml:space="preserve"> </w:t>
      </w:r>
      <w:r w:rsidRPr="001C65F0">
        <w:rPr>
          <w:i/>
        </w:rPr>
        <w:t>Whil</w:t>
      </w:r>
      <w:ins w:id="49" w:author="Office 2004 Test Drive User" w:date="2018-10-08T00:42:00Z">
        <w:r w:rsidR="00481082">
          <w:rPr>
            <w:i/>
          </w:rPr>
          <w:t xml:space="preserve">st believers in the early church </w:t>
        </w:r>
      </w:ins>
      <w:del w:id="50" w:author="Office 2004 Test Drive User" w:date="2018-10-08T00:41:00Z">
        <w:r w:rsidRPr="001C65F0" w:rsidDel="00481082">
          <w:rPr>
            <w:i/>
          </w:rPr>
          <w:delText>e</w:delText>
        </w:r>
      </w:del>
      <w:del w:id="51" w:author="Office 2004 Test Drive User" w:date="2018-10-08T00:42:00Z">
        <w:r w:rsidRPr="001C65F0" w:rsidDel="00481082">
          <w:rPr>
            <w:i/>
          </w:rPr>
          <w:delText xml:space="preserve"> they </w:delText>
        </w:r>
      </w:del>
      <w:r w:rsidRPr="001C65F0">
        <w:rPr>
          <w:i/>
        </w:rPr>
        <w:t xml:space="preserve">were </w:t>
      </w:r>
      <w:ins w:id="52" w:author="Office 2004 Test Drive User" w:date="2018-10-08T00:43:00Z">
        <w:r w:rsidR="00481082">
          <w:rPr>
            <w:i/>
          </w:rPr>
          <w:t xml:space="preserve">praying, fasting and </w:t>
        </w:r>
      </w:ins>
      <w:r w:rsidRPr="001C65F0">
        <w:rPr>
          <w:i/>
        </w:rPr>
        <w:t>worshiping the Lord</w:t>
      </w:r>
      <w:del w:id="53" w:author="Office 2004 Test Drive User" w:date="2018-10-08T00:43:00Z">
        <w:r w:rsidRPr="001C65F0" w:rsidDel="00481082">
          <w:rPr>
            <w:i/>
          </w:rPr>
          <w:delText xml:space="preserve"> and fasting</w:delText>
        </w:r>
      </w:del>
      <w:r w:rsidRPr="001C65F0">
        <w:rPr>
          <w:i/>
        </w:rPr>
        <w:t>, the Holy Spirit said, “Set apart for me Barnabas and Saul for the work to which I have called them.”</w:t>
      </w:r>
      <w:r>
        <w:t xml:space="preserve"> </w:t>
      </w:r>
      <w:r w:rsidRPr="00E12F06">
        <w:rPr>
          <w:sz w:val="18"/>
          <w:szCs w:val="18"/>
        </w:rPr>
        <w:t>(</w:t>
      </w:r>
      <w:r w:rsidRPr="00E12F06">
        <w:rPr>
          <w:rFonts w:ascii="Comic Sans MS" w:hAnsi="Comic Sans MS"/>
          <w:sz w:val="18"/>
          <w:szCs w:val="18"/>
        </w:rPr>
        <w:t>Acts 13:2</w:t>
      </w:r>
      <w:r w:rsidRPr="00E12F06">
        <w:rPr>
          <w:sz w:val="18"/>
          <w:szCs w:val="18"/>
        </w:rPr>
        <w:t>)</w:t>
      </w:r>
      <w:r>
        <w:t xml:space="preserve">. </w:t>
      </w:r>
      <w:r w:rsidR="00033DA9">
        <w:t xml:space="preserve">The work is to preach the gospel to the peoples, beginning with an evangelistic outreach on the island </w:t>
      </w:r>
      <w:r w:rsidR="00F5097F">
        <w:t>of Cyprus.</w:t>
      </w:r>
      <w:r w:rsidR="00033DA9">
        <w:t xml:space="preserve"> </w:t>
      </w:r>
      <w:r w:rsidR="00314287">
        <w:t xml:space="preserve">Paul was a preacher of the gospel, and </w:t>
      </w:r>
      <w:r w:rsidR="00314287">
        <w:lastRenderedPageBreak/>
        <w:t>the gospel was for all nation</w:t>
      </w:r>
      <w:ins w:id="54" w:author="Office 2004 Test Drive User" w:date="2018-10-08T00:44:00Z">
        <w:r w:rsidR="00860AF0">
          <w:t>s</w:t>
        </w:r>
      </w:ins>
      <w:r w:rsidR="00314287">
        <w:t xml:space="preserve">. Paul’s special calling was to reach out to the Gentiles. Paul arrived in Rome </w:t>
      </w:r>
      <w:ins w:id="55" w:author="Office 2004 Test Drive User" w:date="2018-10-08T00:44:00Z">
        <w:r w:rsidR="00860AF0">
          <w:t xml:space="preserve">as </w:t>
        </w:r>
      </w:ins>
      <w:r w:rsidR="00314287">
        <w:t>a prisoner as well as a preacher. The Christians in that day were not among the elite of society</w:t>
      </w:r>
      <w:ins w:id="56" w:author="Office 2004 Test Drive User" w:date="2018-10-08T00:45:00Z">
        <w:r w:rsidR="00860AF0">
          <w:t>;</w:t>
        </w:r>
      </w:ins>
      <w:del w:id="57" w:author="Office 2004 Test Drive User" w:date="2018-10-08T00:45:00Z">
        <w:r w:rsidR="00314287" w:rsidDel="00860AF0">
          <w:delText>,</w:delText>
        </w:r>
      </w:del>
      <w:r w:rsidR="00314287">
        <w:t xml:space="preserve"> they were common</w:t>
      </w:r>
      <w:r w:rsidR="00123BEC">
        <w:t xml:space="preserve"> ordinary</w:t>
      </w:r>
      <w:r w:rsidR="00314287">
        <w:t xml:space="preserve"> people and </w:t>
      </w:r>
      <w:ins w:id="58" w:author="Office 2004 Test Drive User" w:date="2018-10-08T00:45:00Z">
        <w:r w:rsidR="00860AF0">
          <w:t xml:space="preserve">some were </w:t>
        </w:r>
      </w:ins>
      <w:r w:rsidR="00314287">
        <w:t xml:space="preserve">even </w:t>
      </w:r>
      <w:del w:id="59" w:author="Office 2004 Test Drive User" w:date="2018-10-08T00:45:00Z">
        <w:r w:rsidR="00314287" w:rsidDel="00860AF0">
          <w:delText xml:space="preserve">as </w:delText>
        </w:r>
      </w:del>
      <w:r w:rsidR="00314287">
        <w:t>slaves.</w:t>
      </w:r>
      <w:r w:rsidR="00123BEC">
        <w:t xml:space="preserve"> Christians live</w:t>
      </w:r>
      <w:ins w:id="60" w:author="Office 2004 Test Drive User" w:date="2018-10-08T00:45:00Z">
        <w:r w:rsidR="00860AF0">
          <w:t>d</w:t>
        </w:r>
      </w:ins>
      <w:r w:rsidR="00123BEC">
        <w:t xml:space="preserve"> in a community</w:t>
      </w:r>
      <w:ins w:id="61" w:author="Office 2004 Test Drive User" w:date="2018-10-08T00:46:00Z">
        <w:r w:rsidR="00860AF0">
          <w:t>, united</w:t>
        </w:r>
      </w:ins>
      <w:r w:rsidR="00123BEC">
        <w:t xml:space="preserve"> </w:t>
      </w:r>
      <w:ins w:id="62" w:author="Office 2004 Test Drive User" w:date="2018-10-08T00:46:00Z">
        <w:r w:rsidR="00860AF0">
          <w:t>as</w:t>
        </w:r>
      </w:ins>
      <w:del w:id="63" w:author="Office 2004 Test Drive User" w:date="2018-10-08T00:46:00Z">
        <w:r w:rsidR="00123BEC" w:rsidDel="00860AF0">
          <w:delText>with all</w:delText>
        </w:r>
      </w:del>
      <w:r w:rsidR="00123BEC">
        <w:t xml:space="preserve"> one in Christ</w:t>
      </w:r>
      <w:ins w:id="64" w:author="Office 2004 Test Drive User" w:date="2018-10-08T00:46:00Z">
        <w:r w:rsidR="00860AF0">
          <w:t xml:space="preserve"> and </w:t>
        </w:r>
      </w:ins>
      <w:del w:id="65" w:author="Office 2004 Test Drive User" w:date="2018-10-08T00:46:00Z">
        <w:r w:rsidR="00123BEC" w:rsidDel="00860AF0">
          <w:delText xml:space="preserve">, </w:delText>
        </w:r>
      </w:del>
      <w:r w:rsidR="00123BEC">
        <w:t>call</w:t>
      </w:r>
      <w:ins w:id="66" w:author="Office 2004 Test Drive User" w:date="2018-10-08T00:46:00Z">
        <w:r w:rsidR="00860AF0">
          <w:t>ed</w:t>
        </w:r>
      </w:ins>
      <w:del w:id="67" w:author="Office 2004 Test Drive User" w:date="2018-10-08T00:46:00Z">
        <w:r w:rsidR="00123BEC" w:rsidDel="00860AF0">
          <w:delText>ing</w:delText>
        </w:r>
      </w:del>
      <w:r w:rsidR="00123BEC">
        <w:t xml:space="preserve"> each other</w:t>
      </w:r>
      <w:ins w:id="68" w:author="Office 2004 Test Drive User" w:date="2018-10-08T00:47:00Z">
        <w:r w:rsidR="00860AF0">
          <w:t xml:space="preserve"> </w:t>
        </w:r>
      </w:ins>
      <w:del w:id="69" w:author="Office 2004 Test Drive User" w:date="2018-10-08T00:47:00Z">
        <w:r w:rsidR="00123BEC" w:rsidDel="00860AF0">
          <w:delText xml:space="preserve"> as </w:delText>
        </w:r>
      </w:del>
      <w:r w:rsidR="00123BEC">
        <w:t>brothers and sisters. This gospel of peace went against the grain of Rome</w:t>
      </w:r>
      <w:ins w:id="70" w:author="Office 2004 Test Drive User" w:date="2018-10-08T00:47:00Z">
        <w:r w:rsidR="00860AF0">
          <w:t xml:space="preserve"> - </w:t>
        </w:r>
      </w:ins>
      <w:del w:id="71" w:author="Office 2004 Test Drive User" w:date="2018-10-08T00:47:00Z">
        <w:r w:rsidR="00123BEC" w:rsidDel="00860AF0">
          <w:delText xml:space="preserve">, </w:delText>
        </w:r>
      </w:del>
      <w:r w:rsidR="00123BEC">
        <w:t xml:space="preserve">the conqueror and capital of pride and dignity. </w:t>
      </w:r>
      <w:r w:rsidR="00C03EF9">
        <w:t xml:space="preserve"> Today, wh</w:t>
      </w:r>
      <w:r w:rsidR="00E6758B">
        <w:t>at are some</w:t>
      </w:r>
      <w:del w:id="72" w:author="Office 2004 Test Drive User" w:date="2018-10-08T00:47:00Z">
        <w:r w:rsidR="00E6758B" w:rsidDel="00860AF0">
          <w:delText xml:space="preserve"> of the</w:delText>
        </w:r>
      </w:del>
      <w:r w:rsidR="00E6758B">
        <w:t xml:space="preserve"> obstacles we</w:t>
      </w:r>
      <w:r w:rsidR="00C03EF9">
        <w:t xml:space="preserve"> face as </w:t>
      </w:r>
      <w:r w:rsidR="00E6758B">
        <w:t>we</w:t>
      </w:r>
      <w:r w:rsidR="00C03EF9">
        <w:t xml:space="preserve"> try to present the gospel to others? If you know that presenting the truth of Jesus to others would involve “imprisonment</w:t>
      </w:r>
      <w:r w:rsidR="006B7F5B">
        <w:t>s, countless beating</w:t>
      </w:r>
      <w:ins w:id="73" w:author="Office 2004 Test Drive User" w:date="2018-10-08T00:48:00Z">
        <w:r w:rsidR="00860AF0">
          <w:t xml:space="preserve">s, </w:t>
        </w:r>
      </w:ins>
      <w:del w:id="74" w:author="Office 2004 Test Drive User" w:date="2018-10-08T00:48:00Z">
        <w:r w:rsidR="00C03EF9" w:rsidDel="00860AF0">
          <w:delText xml:space="preserve"> and </w:delText>
        </w:r>
        <w:r w:rsidR="006B7F5B" w:rsidDel="00860AF0">
          <w:delText xml:space="preserve">in </w:delText>
        </w:r>
      </w:del>
      <w:r w:rsidR="006B7F5B">
        <w:t>toil and</w:t>
      </w:r>
      <w:r w:rsidR="00C03EF9">
        <w:t xml:space="preserve"> hardship” </w:t>
      </w:r>
      <w:r w:rsidR="006B7F5B">
        <w:t xml:space="preserve">would you </w:t>
      </w:r>
      <w:ins w:id="75" w:author="Office 2004 Test Drive User" w:date="2018-10-08T00:48:00Z">
        <w:r w:rsidR="00860AF0">
          <w:t xml:space="preserve">still </w:t>
        </w:r>
      </w:ins>
      <w:r w:rsidR="006B7F5B">
        <w:t xml:space="preserve">be </w:t>
      </w:r>
      <w:del w:id="76" w:author="Office 2004 Test Drive User" w:date="2018-10-08T00:48:00Z">
        <w:r w:rsidR="006B7F5B" w:rsidDel="00860AF0">
          <w:delText xml:space="preserve">at all </w:delText>
        </w:r>
      </w:del>
      <w:r w:rsidR="00E6758B">
        <w:t xml:space="preserve">willing </w:t>
      </w:r>
      <w:r w:rsidR="006B7F5B">
        <w:t>to share the gospel</w:t>
      </w:r>
      <w:r w:rsidR="00E6758B">
        <w:t xml:space="preserve"> boldly</w:t>
      </w:r>
      <w:r w:rsidR="006B7F5B">
        <w:t>?</w:t>
      </w:r>
      <w:r w:rsidR="00DB2FBD">
        <w:t xml:space="preserve"> Why or why not?</w:t>
      </w:r>
    </w:p>
    <w:p w14:paraId="0FC643DC" w14:textId="067C2725" w:rsidR="004B55E0" w:rsidRDefault="004B55E0" w:rsidP="00A11EE2">
      <w:r w:rsidRPr="008F47F0">
        <w:t xml:space="preserve">In 1951, Bob Pierce wrote a prayer in his Bible, which he kept </w:t>
      </w:r>
      <w:r w:rsidR="00FC1D1B">
        <w:t>until his death in 1978. “Let my</w:t>
      </w:r>
      <w:r w:rsidRPr="008F47F0">
        <w:t xml:space="preserve"> heart be broken with the things that break the heart of God.”</w:t>
      </w:r>
      <w:r w:rsidR="0067276B" w:rsidRPr="008F47F0">
        <w:t xml:space="preserve"> Bob Pierce </w:t>
      </w:r>
      <w:r w:rsidR="008F47F0" w:rsidRPr="008F47F0">
        <w:t xml:space="preserve">first traveled to </w:t>
      </w:r>
      <w:r w:rsidR="00364544">
        <w:t xml:space="preserve">mainland </w:t>
      </w:r>
      <w:r w:rsidR="008F47F0" w:rsidRPr="008F47F0">
        <w:t>China in 1947 as an evangelist with </w:t>
      </w:r>
      <w:r w:rsidR="008F47F0" w:rsidRPr="00364544">
        <w:t>Youth for Christ</w:t>
      </w:r>
      <w:r w:rsidR="008F47F0" w:rsidRPr="008F47F0">
        <w:t xml:space="preserve">.  </w:t>
      </w:r>
      <w:r w:rsidR="0067276B" w:rsidRPr="008F47F0">
        <w:t>He founded the organization known as World Vision, which is still helping millions of people all over the world.</w:t>
      </w:r>
      <w:r w:rsidR="00364544">
        <w:t xml:space="preserve"> </w:t>
      </w:r>
      <w:r w:rsidR="00A11EE2" w:rsidRPr="00A11EE2">
        <w:t>Bob Pierce cre</w:t>
      </w:r>
      <w:r w:rsidR="008A6516">
        <w:t xml:space="preserve">dited Beth Albert </w:t>
      </w:r>
      <w:r w:rsidR="00A11EE2" w:rsidRPr="00A11EE2">
        <w:t xml:space="preserve">as “the trigger of the vision God gave </w:t>
      </w:r>
      <w:r w:rsidR="00500BCB">
        <w:t>me for missions</w:t>
      </w:r>
      <w:r w:rsidR="00A11EE2" w:rsidRPr="00A11EE2">
        <w:t>” </w:t>
      </w:r>
      <w:r w:rsidR="00D002A5">
        <w:t>a</w:t>
      </w:r>
      <w:r w:rsidR="00782E9B">
        <w:t xml:space="preserve">nd </w:t>
      </w:r>
      <w:r w:rsidR="006A269B">
        <w:t>“m</w:t>
      </w:r>
      <w:r w:rsidR="00782E9B" w:rsidRPr="008F47F0">
        <w:t>y own world vision from God was sparked on that first trip.”</w:t>
      </w:r>
      <w:r w:rsidR="007F5BFE">
        <w:t xml:space="preserve"> </w:t>
      </w:r>
      <w:ins w:id="77" w:author="Office 2004 Test Drive User" w:date="2018-10-08T00:49:00Z">
        <w:r w:rsidR="00860AF0">
          <w:t>Speak</w:t>
        </w:r>
      </w:ins>
      <w:del w:id="78" w:author="Office 2004 Test Drive User" w:date="2018-10-08T00:49:00Z">
        <w:r w:rsidR="007F5BFE" w:rsidDel="00860AF0">
          <w:delText>Talk</w:delText>
        </w:r>
      </w:del>
      <w:r w:rsidR="007F5BFE">
        <w:t xml:space="preserve"> to anyone who have</w:t>
      </w:r>
      <w:ins w:id="79" w:author="Office 2004 Test Drive User" w:date="2018-10-08T00:50:00Z">
        <w:r w:rsidR="00860AF0">
          <w:t xml:space="preserve"> gone</w:t>
        </w:r>
      </w:ins>
      <w:del w:id="80" w:author="Office 2004 Test Drive User" w:date="2018-10-08T00:50:00Z">
        <w:r w:rsidR="007F5BFE" w:rsidDel="00860AF0">
          <w:delText xml:space="preserve"> went</w:delText>
        </w:r>
      </w:del>
      <w:r w:rsidR="007F5BFE">
        <w:t xml:space="preserve"> on their first trip to any mission field</w:t>
      </w:r>
      <w:ins w:id="81" w:author="Office 2004 Test Drive User" w:date="2018-10-08T00:50:00Z">
        <w:r w:rsidR="00860AF0">
          <w:t xml:space="preserve"> and </w:t>
        </w:r>
      </w:ins>
      <w:del w:id="82" w:author="Office 2004 Test Drive User" w:date="2018-10-08T00:50:00Z">
        <w:r w:rsidR="007F5BFE" w:rsidDel="00860AF0">
          <w:delText xml:space="preserve">, </w:delText>
        </w:r>
      </w:del>
      <w:r w:rsidR="007F5BFE">
        <w:t xml:space="preserve">you will be inspired and </w:t>
      </w:r>
      <w:ins w:id="83" w:author="Office 2004 Test Drive User" w:date="2018-10-08T06:37:00Z">
        <w:r w:rsidR="00256C9E">
          <w:t xml:space="preserve">may </w:t>
        </w:r>
      </w:ins>
      <w:r w:rsidR="007F5BFE">
        <w:t xml:space="preserve">start </w:t>
      </w:r>
      <w:ins w:id="84" w:author="Office 2004 Test Drive User" w:date="2018-10-08T06:37:00Z">
        <w:r w:rsidR="00256C9E">
          <w:t xml:space="preserve">to </w:t>
        </w:r>
      </w:ins>
      <w:r w:rsidR="007F5BFE">
        <w:t>ask</w:t>
      </w:r>
      <w:del w:id="85" w:author="Office 2004 Test Drive User" w:date="2018-10-08T06:37:00Z">
        <w:r w:rsidR="007F5BFE" w:rsidDel="00256C9E">
          <w:delText>ing</w:delText>
        </w:r>
      </w:del>
      <w:ins w:id="86" w:author="Office 2004 Test Drive User" w:date="2018-10-08T00:50:00Z">
        <w:r w:rsidR="00860AF0">
          <w:t xml:space="preserve"> yourself,</w:t>
        </w:r>
      </w:ins>
      <w:r w:rsidR="007F5BFE">
        <w:t xml:space="preserve"> </w:t>
      </w:r>
      <w:ins w:id="87" w:author="Office 2004 Test Drive User" w:date="2018-10-08T00:50:00Z">
        <w:r w:rsidR="00860AF0">
          <w:t>“W</w:t>
        </w:r>
      </w:ins>
      <w:del w:id="88" w:author="Office 2004 Test Drive User" w:date="2018-10-08T00:50:00Z">
        <w:r w:rsidR="007F5BFE" w:rsidDel="00860AF0">
          <w:delText>w</w:delText>
        </w:r>
      </w:del>
      <w:r w:rsidR="007F5BFE">
        <w:t>hy am I not going?</w:t>
      </w:r>
      <w:ins w:id="89" w:author="Office 2004 Test Drive User" w:date="2018-10-08T00:51:00Z">
        <w:r w:rsidR="00860AF0">
          <w:t>”</w:t>
        </w:r>
      </w:ins>
    </w:p>
    <w:p w14:paraId="442611E8" w14:textId="77777777" w:rsidR="00571394" w:rsidRPr="00571394" w:rsidRDefault="00571394" w:rsidP="00571394">
      <w:pPr>
        <w:rPr>
          <w:b/>
        </w:rPr>
      </w:pPr>
      <w:r w:rsidRPr="00571394">
        <w:rPr>
          <w:b/>
        </w:rPr>
        <w:t>From cities to villages</w:t>
      </w:r>
    </w:p>
    <w:p w14:paraId="0389D9F6" w14:textId="4196D71F" w:rsidR="00571394" w:rsidRDefault="00E621BB" w:rsidP="00571394">
      <w:r>
        <w:t>If a stranger were to ask you today, “</w:t>
      </w:r>
      <w:ins w:id="90" w:author="Office 2004 Test Drive User" w:date="2018-10-08T06:38:00Z">
        <w:r w:rsidR="00256C9E">
          <w:t>W</w:t>
        </w:r>
      </w:ins>
      <w:del w:id="91" w:author="Office 2004 Test Drive User" w:date="2018-10-08T06:38:00Z">
        <w:r w:rsidDel="00256C9E">
          <w:delText>w</w:delText>
        </w:r>
      </w:del>
      <w:r>
        <w:t>hy do you believe in God?</w:t>
      </w:r>
      <w:proofErr w:type="gramStart"/>
      <w:r>
        <w:t>”</w:t>
      </w:r>
      <w:ins w:id="92" w:author="Office 2004 Test Drive User" w:date="2018-10-08T06:38:00Z">
        <w:r w:rsidR="00256C9E">
          <w:t>,</w:t>
        </w:r>
      </w:ins>
      <w:proofErr w:type="gramEnd"/>
      <w:r>
        <w:t xml:space="preserve"> </w:t>
      </w:r>
      <w:ins w:id="93" w:author="Office 2004 Test Drive User" w:date="2018-10-08T06:38:00Z">
        <w:r w:rsidR="00256C9E">
          <w:t xml:space="preserve">what </w:t>
        </w:r>
      </w:ins>
      <w:del w:id="94" w:author="Office 2004 Test Drive User" w:date="2018-10-08T06:38:00Z">
        <w:r w:rsidDel="00256C9E">
          <w:delText xml:space="preserve">How </w:delText>
        </w:r>
      </w:del>
      <w:r>
        <w:t>would you</w:t>
      </w:r>
      <w:ins w:id="95" w:author="Office 2004 Test Drive User" w:date="2018-10-08T06:38:00Z">
        <w:r w:rsidR="00256C9E">
          <w:t>r</w:t>
        </w:r>
      </w:ins>
      <w:r>
        <w:t xml:space="preserve"> answer</w:t>
      </w:r>
      <w:ins w:id="96" w:author="Office 2004 Test Drive User" w:date="2018-10-08T06:39:00Z">
        <w:r w:rsidR="00256C9E">
          <w:t xml:space="preserve"> be</w:t>
        </w:r>
      </w:ins>
      <w:r>
        <w:t xml:space="preserve">? </w:t>
      </w:r>
      <w:r w:rsidR="00A34966">
        <w:t xml:space="preserve">There are many obstacles and challenges in proclaiming the gospel. Some may say, </w:t>
      </w:r>
      <w:ins w:id="97" w:author="Office 2004 Test Drive User" w:date="2018-10-08T06:39:00Z">
        <w:r w:rsidR="00256C9E">
          <w:t>“</w:t>
        </w:r>
      </w:ins>
      <w:r w:rsidR="00A34966">
        <w:t>I do not know how to share the gospel</w:t>
      </w:r>
      <w:ins w:id="98" w:author="Office 2004 Test Drive User" w:date="2018-10-08T06:39:00Z">
        <w:r w:rsidR="00256C9E">
          <w:t xml:space="preserve">”. </w:t>
        </w:r>
      </w:ins>
      <w:del w:id="99" w:author="Office 2004 Test Drive User" w:date="2018-10-08T06:39:00Z">
        <w:r w:rsidR="00A34966" w:rsidDel="00256C9E">
          <w:delText>?</w:delText>
        </w:r>
      </w:del>
      <w:del w:id="100" w:author="Office 2004 Test Drive User" w:date="2018-10-08T06:40:00Z">
        <w:r w:rsidR="00A34966" w:rsidDel="00256C9E">
          <w:delText xml:space="preserve"> </w:delText>
        </w:r>
      </w:del>
      <w:ins w:id="101" w:author="Office 2004 Test Drive User" w:date="2018-10-08T06:39:00Z">
        <w:r w:rsidR="00256C9E">
          <w:t>O</w:t>
        </w:r>
      </w:ins>
      <w:del w:id="102" w:author="Office 2004 Test Drive User" w:date="2018-10-08T06:39:00Z">
        <w:r w:rsidR="00A34966" w:rsidDel="00256C9E">
          <w:delText>O</w:delText>
        </w:r>
      </w:del>
      <w:r w:rsidR="00A34966">
        <w:t>ther</w:t>
      </w:r>
      <w:ins w:id="103" w:author="Office 2004 Test Drive User" w:date="2018-10-08T06:39:00Z">
        <w:r w:rsidR="00256C9E">
          <w:t>s</w:t>
        </w:r>
      </w:ins>
      <w:r w:rsidR="00A34966">
        <w:t xml:space="preserve"> may suggest there are increasing difficulties in sharing the gospel with classmates </w:t>
      </w:r>
      <w:ins w:id="104" w:author="Office 2004 Test Drive User" w:date="2018-10-08T06:41:00Z">
        <w:r w:rsidR="00256C9E">
          <w:t>in</w:t>
        </w:r>
      </w:ins>
      <w:del w:id="105" w:author="Office 2004 Test Drive User" w:date="2018-10-08T06:41:00Z">
        <w:r w:rsidR="00A34966" w:rsidDel="00256C9E">
          <w:delText>in</w:delText>
        </w:r>
      </w:del>
      <w:ins w:id="106" w:author="Office 2004 Test Drive User" w:date="2018-10-08T06:40:00Z">
        <w:r w:rsidR="00256C9E">
          <w:t xml:space="preserve"> </w:t>
        </w:r>
      </w:ins>
      <w:del w:id="107" w:author="Office 2004 Test Drive User" w:date="2018-10-08T06:40:00Z">
        <w:r w:rsidR="00A34966" w:rsidDel="00256C9E">
          <w:delText xml:space="preserve"> the </w:delText>
        </w:r>
      </w:del>
      <w:r w:rsidR="00A34966">
        <w:t>school,</w:t>
      </w:r>
      <w:del w:id="108" w:author="Office 2004 Test Drive User" w:date="2018-10-08T06:40:00Z">
        <w:r w:rsidR="00A34966" w:rsidDel="00256C9E">
          <w:delText xml:space="preserve"> with</w:delText>
        </w:r>
      </w:del>
      <w:r w:rsidR="00A34966">
        <w:t xml:space="preserve"> neighbor</w:t>
      </w:r>
      <w:ins w:id="109" w:author="Office 2004 Test Drive User" w:date="2018-10-08T06:40:00Z">
        <w:r w:rsidR="00256C9E">
          <w:t>s</w:t>
        </w:r>
      </w:ins>
      <w:r w:rsidR="00A34966">
        <w:t xml:space="preserve"> staying next door or</w:t>
      </w:r>
      <w:del w:id="110" w:author="Office 2004 Test Drive User" w:date="2018-10-08T06:41:00Z">
        <w:r w:rsidR="00A34966" w:rsidDel="00256C9E">
          <w:delText xml:space="preserve"> with</w:delText>
        </w:r>
      </w:del>
      <w:r w:rsidR="00A34966">
        <w:t xml:space="preserve"> colleagues in the workplace.</w:t>
      </w:r>
      <w:r w:rsidR="00DA19BE">
        <w:t xml:space="preserve"> How do we overcome these obstacles? </w:t>
      </w:r>
      <w:r w:rsidR="00BE7C9F">
        <w:t>Do we succumb to the difficulties or do we strive and</w:t>
      </w:r>
      <w:r w:rsidR="00DA19BE">
        <w:t xml:space="preserve"> develop a </w:t>
      </w:r>
      <w:del w:id="111" w:author="Office 2004 Test Drive User" w:date="2018-10-08T06:42:00Z">
        <w:r w:rsidR="00DA19BE" w:rsidDel="00256C9E">
          <w:delText xml:space="preserve">solutions </w:delText>
        </w:r>
      </w:del>
      <w:r w:rsidR="00DA19BE">
        <w:t>mindset that it can be done?</w:t>
      </w:r>
      <w:r w:rsidR="001F0B5C">
        <w:t xml:space="preserve"> </w:t>
      </w:r>
      <w:r w:rsidR="00BE7C9F">
        <w:t xml:space="preserve">May we humble ourselves and seek the Lord and his example. </w:t>
      </w:r>
      <w:ins w:id="112" w:author="Office 2004 Test Drive User" w:date="2018-10-08T06:44:00Z">
        <w:r w:rsidR="00256C9E">
          <w:t>“</w:t>
        </w:r>
      </w:ins>
      <w:r w:rsidR="00571394" w:rsidRPr="00BE7C9F">
        <w:rPr>
          <w:i/>
        </w:rPr>
        <w:t>And Jesus went throughout all the cities and villages, teaching in their synagogues and proclaiming the gospel of the kingdom and healing every disease and every affliction.</w:t>
      </w:r>
      <w:ins w:id="113" w:author="Office 2004 Test Drive User" w:date="2018-10-08T06:44:00Z">
        <w:r w:rsidR="00256C9E">
          <w:rPr>
            <w:i/>
          </w:rPr>
          <w:t>”</w:t>
        </w:r>
      </w:ins>
      <w:r w:rsidR="00571394" w:rsidRPr="00571394">
        <w:t xml:space="preserve"> </w:t>
      </w:r>
      <w:r w:rsidR="00BA2741" w:rsidRPr="00E12F06">
        <w:rPr>
          <w:rFonts w:ascii="Comic Sans MS" w:hAnsi="Comic Sans MS"/>
          <w:sz w:val="18"/>
          <w:szCs w:val="18"/>
        </w:rPr>
        <w:t>(Mt 9:35)</w:t>
      </w:r>
      <w:r w:rsidR="00BA2741">
        <w:t>.</w:t>
      </w:r>
    </w:p>
    <w:p w14:paraId="5A7B5C53" w14:textId="77777777" w:rsidR="00F5097F" w:rsidRDefault="00F5097F" w:rsidP="00571394">
      <w:pPr>
        <w:rPr>
          <w:b/>
        </w:rPr>
      </w:pPr>
      <w:r w:rsidRPr="00F5097F">
        <w:rPr>
          <w:b/>
        </w:rPr>
        <w:t>From hearing to believing</w:t>
      </w:r>
    </w:p>
    <w:p w14:paraId="4991D191" w14:textId="77777777" w:rsidR="00834B24" w:rsidRDefault="00DA0371" w:rsidP="00A11C47">
      <w:r w:rsidRPr="00DA0371">
        <w:t>The world is lost in sin.</w:t>
      </w:r>
      <w:r w:rsidR="000D493B">
        <w:t xml:space="preserve"> Many are searching for truth and meaning in life.</w:t>
      </w:r>
      <w:r w:rsidRPr="00DA0371">
        <w:t xml:space="preserve"> T</w:t>
      </w:r>
      <w:r w:rsidR="002C04E4">
        <w:t xml:space="preserve">he gospel </w:t>
      </w:r>
      <w:r w:rsidR="002C04E4" w:rsidRPr="002C04E4">
        <w:t>is the power of God for salvation to everyone who believes.</w:t>
      </w:r>
      <w:r w:rsidR="002C04E4">
        <w:rPr>
          <w:rFonts w:ascii="Verdana" w:hAnsi="Verdana"/>
          <w:color w:val="000000"/>
          <w:shd w:val="clear" w:color="auto" w:fill="FFFFFF"/>
        </w:rPr>
        <w:t xml:space="preserve"> </w:t>
      </w:r>
      <w:r w:rsidR="002C04E4" w:rsidRPr="00E12F06">
        <w:rPr>
          <w:rFonts w:ascii="Comic Sans MS" w:hAnsi="Comic Sans MS"/>
          <w:sz w:val="18"/>
          <w:szCs w:val="18"/>
        </w:rPr>
        <w:t>(Rom 1:16)</w:t>
      </w:r>
      <w:r w:rsidR="002C04E4">
        <w:rPr>
          <w:rFonts w:ascii="Verdana" w:hAnsi="Verdana"/>
          <w:color w:val="000000"/>
          <w:shd w:val="clear" w:color="auto" w:fill="FFFFFF"/>
        </w:rPr>
        <w:t xml:space="preserve"> </w:t>
      </w:r>
      <w:r w:rsidRPr="00DA0371">
        <w:t>But first, people must hear the gospel. And how shall they hear without a preacher?</w:t>
      </w:r>
      <w:r>
        <w:t xml:space="preserve"> </w:t>
      </w:r>
      <w:r w:rsidR="003F7269">
        <w:t>“</w:t>
      </w:r>
      <w:r w:rsidRPr="00153B0E">
        <w:rPr>
          <w:i/>
        </w:rPr>
        <w:t>How then will they call on him in whom they have not believed? And how are they to believe in him of whom they have never heard? And how are they to hear without someone preaching?</w:t>
      </w:r>
      <w:r w:rsidR="003F7269">
        <w:rPr>
          <w:i/>
        </w:rPr>
        <w:t>”</w:t>
      </w:r>
      <w:r w:rsidRPr="00DA0371">
        <w:rPr>
          <w:rFonts w:ascii="Verdana" w:hAnsi="Verdana"/>
          <w:color w:val="000000"/>
          <w:shd w:val="clear" w:color="auto" w:fill="FFFFFF"/>
        </w:rPr>
        <w:t> </w:t>
      </w:r>
      <w:r w:rsidR="00153B0E" w:rsidRPr="00E12F06">
        <w:rPr>
          <w:rFonts w:ascii="Comic Sans MS" w:hAnsi="Comic Sans MS"/>
          <w:sz w:val="18"/>
          <w:szCs w:val="18"/>
        </w:rPr>
        <w:t>(Rom 10:14)</w:t>
      </w:r>
      <w:r w:rsidR="00153B0E">
        <w:t xml:space="preserve">. </w:t>
      </w:r>
      <w:r w:rsidR="00834B24">
        <w:t xml:space="preserve">We preach the gospel </w:t>
      </w:r>
      <w:r>
        <w:t>by sharing the word of Christ</w:t>
      </w:r>
      <w:r w:rsidR="00834B24">
        <w:t xml:space="preserve"> </w:t>
      </w:r>
      <w:r w:rsidR="00E22097">
        <w:t xml:space="preserve">in personal evangelism. </w:t>
      </w:r>
      <w:r w:rsidR="003F7269">
        <w:t>“</w:t>
      </w:r>
      <w:r w:rsidR="00E22097" w:rsidRPr="00242B95">
        <w:rPr>
          <w:i/>
        </w:rPr>
        <w:t>For what we proclaim is not ourselves, but Jesus Christ as Lord, with ourselves as your servants for Jesus' sake</w:t>
      </w:r>
      <w:r w:rsidR="00E22097" w:rsidRPr="00381BAA">
        <w:t>.</w:t>
      </w:r>
      <w:r w:rsidR="003F7269">
        <w:t>”</w:t>
      </w:r>
      <w:r w:rsidR="00E22097" w:rsidRPr="00381BAA">
        <w:t xml:space="preserve"> </w:t>
      </w:r>
      <w:r w:rsidR="00381BAA" w:rsidRPr="00242B95">
        <w:rPr>
          <w:rFonts w:ascii="Comic Sans MS" w:hAnsi="Comic Sans MS"/>
          <w:sz w:val="18"/>
          <w:szCs w:val="18"/>
        </w:rPr>
        <w:t xml:space="preserve">(2 </w:t>
      </w:r>
      <w:proofErr w:type="spellStart"/>
      <w:r w:rsidR="00381BAA" w:rsidRPr="00242B95">
        <w:rPr>
          <w:rFonts w:ascii="Comic Sans MS" w:hAnsi="Comic Sans MS"/>
          <w:sz w:val="18"/>
          <w:szCs w:val="18"/>
        </w:rPr>
        <w:t>Cor</w:t>
      </w:r>
      <w:proofErr w:type="spellEnd"/>
      <w:r w:rsidR="00381BAA" w:rsidRPr="00242B95">
        <w:rPr>
          <w:rFonts w:ascii="Comic Sans MS" w:hAnsi="Comic Sans MS"/>
          <w:sz w:val="18"/>
          <w:szCs w:val="18"/>
        </w:rPr>
        <w:t xml:space="preserve"> 4:5)</w:t>
      </w:r>
      <w:r w:rsidR="00381BAA">
        <w:t xml:space="preserve">. </w:t>
      </w:r>
      <w:r w:rsidR="003F7269">
        <w:t>Pray and preach for, “</w:t>
      </w:r>
      <w:r w:rsidR="003F7269">
        <w:rPr>
          <w:i/>
        </w:rPr>
        <w:t>t</w:t>
      </w:r>
      <w:r w:rsidR="003F7269" w:rsidRPr="003F7269">
        <w:rPr>
          <w:i/>
        </w:rPr>
        <w:t>he Spirit of the Lord God is upon me, because the Lord has anointed me to bring good news to the poor; he has sent me to bind up the brokenhearted, to proclaim liberty to the captives, and the opening of th</w:t>
      </w:r>
      <w:r w:rsidR="003F7269">
        <w:rPr>
          <w:i/>
        </w:rPr>
        <w:t>e prison to those who are bound.”</w:t>
      </w:r>
      <w:r w:rsidR="003F7269">
        <w:t xml:space="preserve"> (Isa</w:t>
      </w:r>
      <w:r w:rsidR="003E2E9B">
        <w:t xml:space="preserve"> </w:t>
      </w:r>
      <w:r w:rsidR="003F7269">
        <w:t>61:1).</w:t>
      </w:r>
    </w:p>
    <w:p w14:paraId="7A21735A" w14:textId="37071D18" w:rsidR="00A54614" w:rsidRDefault="00B70DBB" w:rsidP="00E31867">
      <w:r w:rsidRPr="000D51D4">
        <w:rPr>
          <w:b/>
        </w:rPr>
        <w:t>Gospel tract</w:t>
      </w:r>
      <w:ins w:id="114" w:author="Office 2004 Test Drive User" w:date="2018-10-08T06:45:00Z">
        <w:r w:rsidR="00256C9E">
          <w:rPr>
            <w:b/>
          </w:rPr>
          <w:t>s</w:t>
        </w:r>
      </w:ins>
      <w:r w:rsidRPr="00571394">
        <w:t xml:space="preserve"> </w:t>
      </w:r>
      <w:ins w:id="115" w:author="Office 2004 Test Drive User" w:date="2018-10-08T06:45:00Z">
        <w:r w:rsidR="00256C9E">
          <w:t>are a</w:t>
        </w:r>
      </w:ins>
      <w:del w:id="116" w:author="Office 2004 Test Drive User" w:date="2018-10-08T06:45:00Z">
        <w:r w:rsidRPr="00571394" w:rsidDel="00256C9E">
          <w:delText>a</w:delText>
        </w:r>
      </w:del>
      <w:r w:rsidRPr="00571394">
        <w:t xml:space="preserve"> simple and effective way to share the gospel. Carry </w:t>
      </w:r>
      <w:ins w:id="117" w:author="Office 2004 Test Drive User" w:date="2018-10-08T06:46:00Z">
        <w:r w:rsidR="00256C9E">
          <w:t>some with you</w:t>
        </w:r>
      </w:ins>
      <w:del w:id="118" w:author="Office 2004 Test Drive User" w:date="2018-10-08T06:46:00Z">
        <w:r w:rsidRPr="00571394" w:rsidDel="00256C9E">
          <w:delText>it along</w:delText>
        </w:r>
      </w:del>
      <w:r w:rsidRPr="00571394">
        <w:t xml:space="preserve"> wherever you go. </w:t>
      </w:r>
      <w:r w:rsidR="002A3E17" w:rsidRPr="00571394">
        <w:t>Do not just</w:t>
      </w:r>
      <w:r w:rsidR="002A3E17" w:rsidRPr="00A11EE2">
        <w:t xml:space="preserve"> </w:t>
      </w:r>
      <w:ins w:id="119" w:author="Office 2004 Test Drive User" w:date="2018-10-08T06:46:00Z">
        <w:r w:rsidR="00256C9E">
          <w:t>give it away</w:t>
        </w:r>
      </w:ins>
      <w:del w:id="120" w:author="Office 2004 Test Drive User" w:date="2018-10-08T06:46:00Z">
        <w:r w:rsidR="002A3E17" w:rsidRPr="00A11EE2" w:rsidDel="00256C9E">
          <w:delText>distribute</w:delText>
        </w:r>
      </w:del>
      <w:r w:rsidR="002A3E17" w:rsidRPr="00A11EE2">
        <w:t>, s</w:t>
      </w:r>
      <w:r w:rsidRPr="00A11EE2">
        <w:t>hare it</w:t>
      </w:r>
      <w:del w:id="121" w:author="Office 2004 Test Drive User" w:date="2018-10-08T06:46:00Z">
        <w:r w:rsidRPr="00A11EE2" w:rsidDel="00256C9E">
          <w:delText>,</w:delText>
        </w:r>
      </w:del>
      <w:r w:rsidR="00B629F1" w:rsidRPr="00A11EE2">
        <w:t xml:space="preserve"> </w:t>
      </w:r>
      <w:r w:rsidR="007F0C25" w:rsidRPr="00A11EE2">
        <w:t>and g</w:t>
      </w:r>
      <w:r w:rsidR="00B629F1" w:rsidRPr="00A11EE2">
        <w:t>e</w:t>
      </w:r>
      <w:r w:rsidR="00B629F1" w:rsidRPr="00E31867">
        <w:t>t pre-believers interested</w:t>
      </w:r>
      <w:del w:id="122" w:author="Office 2004 Test Drive User" w:date="2018-10-08T06:49:00Z">
        <w:r w:rsidR="007F0C25" w:rsidRPr="00E31867" w:rsidDel="00256C9E">
          <w:delText xml:space="preserve"> in it</w:delText>
        </w:r>
      </w:del>
      <w:r w:rsidR="00B629F1" w:rsidRPr="00E31867">
        <w:t>.</w:t>
      </w:r>
      <w:r w:rsidRPr="00E31867">
        <w:t xml:space="preserve"> </w:t>
      </w:r>
      <w:r w:rsidR="007F0C25" w:rsidRPr="00E31867">
        <w:t>G</w:t>
      </w:r>
      <w:r w:rsidRPr="00E31867">
        <w:t>ive it to pre-believers</w:t>
      </w:r>
      <w:r w:rsidR="00C71CDE" w:rsidRPr="00E31867">
        <w:t xml:space="preserve"> </w:t>
      </w:r>
      <w:r w:rsidR="007F0C25" w:rsidRPr="00E31867">
        <w:t>to</w:t>
      </w:r>
      <w:r w:rsidR="00C71CDE" w:rsidRPr="00E31867">
        <w:t xml:space="preserve"> read</w:t>
      </w:r>
      <w:ins w:id="123" w:author="Office 2004 Test Drive User" w:date="2018-10-08T06:50:00Z">
        <w:r w:rsidR="00256C9E">
          <w:t xml:space="preserve"> and</w:t>
        </w:r>
      </w:ins>
      <w:del w:id="124" w:author="Office 2004 Test Drive User" w:date="2018-10-08T06:50:00Z">
        <w:r w:rsidR="00C71CDE" w:rsidRPr="00E31867" w:rsidDel="00256C9E">
          <w:delText xml:space="preserve"> it</w:delText>
        </w:r>
      </w:del>
      <w:r w:rsidR="00B629F1" w:rsidRPr="00E31867">
        <w:t xml:space="preserve">. </w:t>
      </w:r>
      <w:proofErr w:type="gramStart"/>
      <w:ins w:id="125" w:author="Office 2004 Test Drive User" w:date="2018-10-08T06:51:00Z">
        <w:r w:rsidR="00256C9E">
          <w:t>u</w:t>
        </w:r>
      </w:ins>
      <w:proofErr w:type="gramEnd"/>
      <w:del w:id="126" w:author="Office 2004 Test Drive User" w:date="2018-10-08T06:51:00Z">
        <w:r w:rsidR="00B629F1" w:rsidRPr="00E31867" w:rsidDel="00256C9E">
          <w:delText>U</w:delText>
        </w:r>
      </w:del>
      <w:r w:rsidRPr="00E31867">
        <w:t xml:space="preserve">se it as </w:t>
      </w:r>
      <w:r w:rsidR="00C71CDE" w:rsidRPr="00E31867">
        <w:t xml:space="preserve">an </w:t>
      </w:r>
      <w:r w:rsidRPr="00E31867">
        <w:t xml:space="preserve">invitation for </w:t>
      </w:r>
      <w:r w:rsidR="002A3E17" w:rsidRPr="00E31867">
        <w:t xml:space="preserve">the </w:t>
      </w:r>
      <w:r w:rsidRPr="00E31867">
        <w:t>gospel meeting.</w:t>
      </w:r>
      <w:r w:rsidR="00B629F1" w:rsidRPr="00E31867">
        <w:t xml:space="preserve"> </w:t>
      </w:r>
      <w:r w:rsidR="00BE7C9F">
        <w:t xml:space="preserve"> </w:t>
      </w:r>
      <w:r w:rsidR="00A11C47">
        <w:t xml:space="preserve">How can we learn to share more gospel stories and life changing testimonies with friends? </w:t>
      </w:r>
      <w:r w:rsidR="00A12936">
        <w:t>Would sharing the gospel in video or infographic be more</w:t>
      </w:r>
      <w:r w:rsidR="005F0287">
        <w:t xml:space="preserve"> meaningful than forwarding news or</w:t>
      </w:r>
      <w:r w:rsidR="00A12936">
        <w:t xml:space="preserve"> jokes?</w:t>
      </w:r>
    </w:p>
    <w:p w14:paraId="70532F11" w14:textId="74C88F7B" w:rsidR="00A11C47" w:rsidRDefault="00C71CDE" w:rsidP="00E31867">
      <w:proofErr w:type="gramStart"/>
      <w:r w:rsidRPr="000D51D4">
        <w:rPr>
          <w:b/>
        </w:rPr>
        <w:lastRenderedPageBreak/>
        <w:t>Invitation</w:t>
      </w:r>
      <w:r w:rsidR="00BE7C9F" w:rsidRPr="000D51D4">
        <w:rPr>
          <w:b/>
        </w:rPr>
        <w:t xml:space="preserve"> to </w:t>
      </w:r>
      <w:ins w:id="127" w:author="Office 2004 Test Drive User" w:date="2018-10-08T06:51:00Z">
        <w:r w:rsidR="00256C9E">
          <w:rPr>
            <w:b/>
          </w:rPr>
          <w:t xml:space="preserve">the </w:t>
        </w:r>
      </w:ins>
      <w:r w:rsidR="00BE7C9F" w:rsidRPr="000D51D4">
        <w:rPr>
          <w:b/>
        </w:rPr>
        <w:t>gospel meeting</w:t>
      </w:r>
      <w:r w:rsidRPr="00E31867">
        <w:t>.</w:t>
      </w:r>
      <w:proofErr w:type="gramEnd"/>
      <w:r w:rsidRPr="00E31867">
        <w:t xml:space="preserve"> Identify </w:t>
      </w:r>
      <w:ins w:id="128" w:author="Office 2004 Test Drive User" w:date="2018-10-08T06:52:00Z">
        <w:r w:rsidR="00256C9E">
          <w:t xml:space="preserve">persons </w:t>
        </w:r>
      </w:ins>
      <w:r w:rsidRPr="00E31867">
        <w:t>who</w:t>
      </w:r>
      <w:ins w:id="129" w:author="Office 2004 Test Drive User" w:date="2018-10-08T06:52:00Z">
        <w:r w:rsidR="00256C9E">
          <w:t>m</w:t>
        </w:r>
      </w:ins>
      <w:r w:rsidRPr="00E31867">
        <w:t xml:space="preserve"> we </w:t>
      </w:r>
      <w:ins w:id="130" w:author="Office 2004 Test Drive User" w:date="2018-10-08T06:52:00Z">
        <w:r w:rsidR="00256C9E">
          <w:t>intend</w:t>
        </w:r>
      </w:ins>
      <w:del w:id="131" w:author="Office 2004 Test Drive User" w:date="2018-10-08T06:52:00Z">
        <w:r w:rsidRPr="00E31867" w:rsidDel="00256C9E">
          <w:delText>are going</w:delText>
        </w:r>
      </w:del>
      <w:r w:rsidRPr="00E31867">
        <w:t xml:space="preserve"> to invite</w:t>
      </w:r>
      <w:r w:rsidR="00A215FA">
        <w:t xml:space="preserve"> for the gospel meeting</w:t>
      </w:r>
      <w:r w:rsidRPr="00E31867">
        <w:t xml:space="preserve">. </w:t>
      </w:r>
      <w:r w:rsidR="007916A0">
        <w:t>Be specific</w:t>
      </w:r>
      <w:ins w:id="132" w:author="Office 2004 Test Drive User" w:date="2018-10-08T06:52:00Z">
        <w:r w:rsidR="00256C9E">
          <w:t xml:space="preserve"> -</w:t>
        </w:r>
      </w:ins>
      <w:del w:id="133" w:author="Office 2004 Test Drive User" w:date="2018-10-08T06:52:00Z">
        <w:r w:rsidR="007916A0" w:rsidDel="00256C9E">
          <w:delText>.</w:delText>
        </w:r>
      </w:del>
      <w:r w:rsidR="007916A0">
        <w:t xml:space="preserve"> </w:t>
      </w:r>
      <w:ins w:id="134" w:author="Office 2004 Test Drive User" w:date="2018-10-08T06:52:00Z">
        <w:r w:rsidR="00256C9E">
          <w:t>w</w:t>
        </w:r>
      </w:ins>
      <w:del w:id="135" w:author="Office 2004 Test Drive User" w:date="2018-10-08T06:52:00Z">
        <w:r w:rsidR="007916A0" w:rsidDel="00256C9E">
          <w:delText>W</w:delText>
        </w:r>
      </w:del>
      <w:r w:rsidR="007916A0">
        <w:t>rite down the</w:t>
      </w:r>
      <w:ins w:id="136" w:author="Office 2004 Test Drive User" w:date="2018-10-08T06:52:00Z">
        <w:r w:rsidR="00256C9E">
          <w:t>ir</w:t>
        </w:r>
      </w:ins>
      <w:r w:rsidR="007916A0">
        <w:t xml:space="preserve"> names and pray for their salvation. </w:t>
      </w:r>
      <w:r w:rsidR="00A11C47">
        <w:t>How do we approach and invite</w:t>
      </w:r>
      <w:ins w:id="137" w:author="Office 2004 Test Drive User" w:date="2018-10-08T06:53:00Z">
        <w:r w:rsidR="00256C9E">
          <w:t xml:space="preserve"> loved ones and</w:t>
        </w:r>
      </w:ins>
      <w:del w:id="138" w:author="Office 2004 Test Drive User" w:date="2018-10-08T06:53:00Z">
        <w:r w:rsidR="00A11C47" w:rsidDel="00256C9E">
          <w:delText xml:space="preserve"> gospel</w:delText>
        </w:r>
      </w:del>
      <w:r w:rsidR="00A11C47">
        <w:t xml:space="preserve"> friends to the gospel meeting? </w:t>
      </w:r>
      <w:ins w:id="139" w:author="Office 2004 Test Drive User" w:date="2018-10-08T06:57:00Z">
        <w:r w:rsidR="00554B21">
          <w:t>Having learnt</w:t>
        </w:r>
      </w:ins>
      <w:del w:id="140" w:author="Office 2004 Test Drive User" w:date="2018-10-08T06:57:00Z">
        <w:r w:rsidR="00A11C47" w:rsidDel="00554B21">
          <w:delText>What can</w:delText>
        </w:r>
      </w:del>
      <w:r w:rsidR="00A11C47">
        <w:t xml:space="preserve"> </w:t>
      </w:r>
      <w:del w:id="141" w:author="Office 2004 Test Drive User" w:date="2018-10-08T06:53:00Z">
        <w:r w:rsidR="00A11C47" w:rsidDel="00256C9E">
          <w:delText>we do</w:delText>
        </w:r>
      </w:del>
      <w:del w:id="142" w:author="Office 2004 Test Drive User" w:date="2018-10-08T06:57:00Z">
        <w:r w:rsidR="00A11C47" w:rsidDel="00554B21">
          <w:delText xml:space="preserve"> differently </w:delText>
        </w:r>
      </w:del>
      <w:ins w:id="143" w:author="Office 2004 Test Drive User" w:date="2018-10-08T06:55:00Z">
        <w:r w:rsidR="00554B21">
          <w:t>from</w:t>
        </w:r>
      </w:ins>
      <w:del w:id="144" w:author="Office 2004 Test Drive User" w:date="2018-10-08T06:55:00Z">
        <w:r w:rsidR="00A11C47" w:rsidDel="00554B21">
          <w:delText>having learned from</w:delText>
        </w:r>
      </w:del>
      <w:r w:rsidR="00A11C47">
        <w:t xml:space="preserve"> previous programmes such as </w:t>
      </w:r>
      <w:r w:rsidR="00A5095B">
        <w:t>the “Go tell 5”, musical</w:t>
      </w:r>
      <w:r w:rsidR="00104119">
        <w:t>,</w:t>
      </w:r>
      <w:r w:rsidR="00A5095B">
        <w:t xml:space="preserve"> singspir</w:t>
      </w:r>
      <w:r w:rsidR="00A11C47">
        <w:t xml:space="preserve">ation </w:t>
      </w:r>
      <w:ins w:id="145" w:author="Office 2004 Test Drive User" w:date="2018-10-08T06:58:00Z">
        <w:r w:rsidR="00554B21">
          <w:t xml:space="preserve">and </w:t>
        </w:r>
      </w:ins>
      <w:del w:id="146" w:author="Office 2004 Test Drive User" w:date="2018-10-08T06:58:00Z">
        <w:r w:rsidR="00A11C47" w:rsidDel="00554B21">
          <w:delText xml:space="preserve">or </w:delText>
        </w:r>
      </w:del>
      <w:r w:rsidR="00A11C47">
        <w:t>parents night</w:t>
      </w:r>
      <w:ins w:id="147" w:author="Office 2004 Test Drive User" w:date="2018-10-08T06:58:00Z">
        <w:r w:rsidR="00554B21">
          <w:t>, what can we do differently</w:t>
        </w:r>
      </w:ins>
      <w:r w:rsidR="00A11C47">
        <w:t xml:space="preserve">?  </w:t>
      </w:r>
      <w:r w:rsidRPr="00E31867">
        <w:t>Sound</w:t>
      </w:r>
      <w:ins w:id="148" w:author="Office 2004 Test Drive User" w:date="2018-10-08T06:59:00Z">
        <w:r w:rsidR="00554B21">
          <w:t>s</w:t>
        </w:r>
      </w:ins>
      <w:r w:rsidRPr="00E31867">
        <w:t xml:space="preserve"> simple</w:t>
      </w:r>
      <w:ins w:id="149" w:author="Office 2004 Test Drive User" w:date="2018-10-08T07:00:00Z">
        <w:r w:rsidR="00554B21">
          <w:t xml:space="preserve"> -</w:t>
        </w:r>
      </w:ins>
      <w:r w:rsidRPr="00E31867">
        <w:t xml:space="preserve"> but </w:t>
      </w:r>
      <w:r w:rsidR="00A11C47">
        <w:t>how</w:t>
      </w:r>
      <w:ins w:id="150" w:author="Office 2004 Test Drive User" w:date="2018-10-08T07:00:00Z">
        <w:r w:rsidR="00554B21">
          <w:t xml:space="preserve"> do</w:t>
        </w:r>
      </w:ins>
      <w:r w:rsidRPr="00E31867">
        <w:t xml:space="preserve"> </w:t>
      </w:r>
      <w:r w:rsidR="00A11C47">
        <w:t xml:space="preserve">we do </w:t>
      </w:r>
      <w:r w:rsidRPr="00E31867">
        <w:t xml:space="preserve">it </w:t>
      </w:r>
      <w:r w:rsidR="003504E6" w:rsidRPr="00E31867">
        <w:t>prayerfully</w:t>
      </w:r>
      <w:r w:rsidRPr="00E31867">
        <w:t xml:space="preserve"> </w:t>
      </w:r>
      <w:ins w:id="151" w:author="Office 2004 Test Drive User" w:date="2018-10-08T07:00:00Z">
        <w:r w:rsidR="00554B21">
          <w:t xml:space="preserve">such </w:t>
        </w:r>
      </w:ins>
      <w:r w:rsidRPr="00E31867">
        <w:t>that</w:t>
      </w:r>
      <w:ins w:id="152" w:author="Office 2004 Test Drive User" w:date="2018-10-08T07:00:00Z">
        <w:r w:rsidR="00554B21">
          <w:t xml:space="preserve"> loved ones and </w:t>
        </w:r>
      </w:ins>
      <w:del w:id="153" w:author="Office 2004 Test Drive User" w:date="2018-10-08T07:00:00Z">
        <w:r w:rsidRPr="00E31867" w:rsidDel="00554B21">
          <w:delText xml:space="preserve"> </w:delText>
        </w:r>
        <w:r w:rsidR="003504E6" w:rsidRPr="00E31867" w:rsidDel="00554B21">
          <w:delText xml:space="preserve">pre-believers </w:delText>
        </w:r>
        <w:r w:rsidR="006D6F40" w:rsidDel="00554B21">
          <w:delText xml:space="preserve">or gospel </w:delText>
        </w:r>
      </w:del>
      <w:r w:rsidR="006D6F40">
        <w:t xml:space="preserve">friends </w:t>
      </w:r>
      <w:r w:rsidR="003504E6" w:rsidRPr="00E31867">
        <w:t>do come and</w:t>
      </w:r>
      <w:ins w:id="154" w:author="Office 2004 Test Drive User" w:date="2018-10-08T07:01:00Z">
        <w:r w:rsidR="00554B21">
          <w:t>,</w:t>
        </w:r>
      </w:ins>
      <w:r w:rsidR="00A11C47">
        <w:t xml:space="preserve"> with prepared hearts?</w:t>
      </w:r>
      <w:r w:rsidR="00A215FA">
        <w:t xml:space="preserve"> How do we invite unsaved family members, colleagues</w:t>
      </w:r>
      <w:ins w:id="155" w:author="Office 2004 Test Drive User" w:date="2018-10-08T07:01:00Z">
        <w:r w:rsidR="00554B21">
          <w:t xml:space="preserve"> </w:t>
        </w:r>
      </w:ins>
      <w:del w:id="156" w:author="Office 2004 Test Drive User" w:date="2018-10-08T07:01:00Z">
        <w:r w:rsidR="00A215FA" w:rsidDel="00554B21">
          <w:delText xml:space="preserve"> at work </w:delText>
        </w:r>
      </w:del>
      <w:r w:rsidR="00A215FA">
        <w:t xml:space="preserve">and friends </w:t>
      </w:r>
      <w:ins w:id="157" w:author="Office 2004 Test Drive User" w:date="2018-10-08T07:02:00Z">
        <w:r w:rsidR="00554B21">
          <w:t>from</w:t>
        </w:r>
      </w:ins>
      <w:del w:id="158" w:author="Office 2004 Test Drive User" w:date="2018-10-08T07:02:00Z">
        <w:r w:rsidR="00A215FA" w:rsidDel="00554B21">
          <w:delText>in</w:delText>
        </w:r>
      </w:del>
      <w:r w:rsidR="00A215FA">
        <w:t xml:space="preserve"> school</w:t>
      </w:r>
      <w:del w:id="159" w:author="Office 2004 Test Drive User" w:date="2018-10-08T07:02:00Z">
        <w:r w:rsidR="00A215FA" w:rsidDel="00554B21">
          <w:delText>s</w:delText>
        </w:r>
      </w:del>
      <w:r w:rsidR="00A215FA">
        <w:t>?</w:t>
      </w:r>
    </w:p>
    <w:p w14:paraId="42418441" w14:textId="1A8B3D62" w:rsidR="002A69B5" w:rsidRDefault="002A69B5" w:rsidP="00E31867">
      <w:r w:rsidRPr="00871532">
        <w:rPr>
          <w:b/>
        </w:rPr>
        <w:t>Usher</w:t>
      </w:r>
      <w:r>
        <w:t xml:space="preserve">. </w:t>
      </w:r>
      <w:r w:rsidR="00871532">
        <w:t>Would</w:t>
      </w:r>
      <w:ins w:id="160" w:author="Office 2004 Test Drive User" w:date="2018-10-08T07:02:00Z">
        <w:r w:rsidR="00554B21">
          <w:t xml:space="preserve"> an</w:t>
        </w:r>
      </w:ins>
      <w:r w:rsidR="00871532">
        <w:t xml:space="preserve"> usher make</w:t>
      </w:r>
      <w:r>
        <w:t xml:space="preserve"> </w:t>
      </w:r>
      <w:ins w:id="161" w:author="Office 2004 Test Drive User" w:date="2018-10-08T07:02:00Z">
        <w:r w:rsidR="00554B21">
          <w:t>loved ones and</w:t>
        </w:r>
      </w:ins>
      <w:del w:id="162" w:author="Office 2004 Test Drive User" w:date="2018-10-08T07:02:00Z">
        <w:r w:rsidR="009C51E8" w:rsidDel="00554B21">
          <w:delText>gospel</w:delText>
        </w:r>
      </w:del>
      <w:r w:rsidR="009C51E8">
        <w:t xml:space="preserve"> friends</w:t>
      </w:r>
      <w:ins w:id="163" w:author="Office 2004 Test Drive User" w:date="2018-10-08T07:03:00Z">
        <w:r w:rsidR="00554B21">
          <w:t xml:space="preserve"> –</w:t>
        </w:r>
      </w:ins>
      <w:del w:id="164" w:author="Office 2004 Test Drive User" w:date="2018-10-08T07:03:00Z">
        <w:r w:rsidR="00604C35" w:rsidDel="00554B21">
          <w:delText>,</w:delText>
        </w:r>
      </w:del>
      <w:r w:rsidR="009C51E8">
        <w:t xml:space="preserve"> </w:t>
      </w:r>
      <w:ins w:id="165" w:author="Office 2004 Test Drive User" w:date="2018-10-08T07:03:00Z">
        <w:r w:rsidR="00554B21">
          <w:t xml:space="preserve">some of whom may be </w:t>
        </w:r>
      </w:ins>
      <w:del w:id="166" w:author="Office 2004 Test Drive User" w:date="2018-10-08T07:03:00Z">
        <w:r w:rsidR="005F23AC" w:rsidDel="00554B21">
          <w:delText xml:space="preserve">maybe </w:delText>
        </w:r>
      </w:del>
      <w:proofErr w:type="gramStart"/>
      <w:r w:rsidR="00775155">
        <w:t>their</w:t>
      </w:r>
      <w:proofErr w:type="gramEnd"/>
      <w:r w:rsidR="00775155">
        <w:t xml:space="preserve"> </w:t>
      </w:r>
      <w:r w:rsidR="00F95CFF">
        <w:t xml:space="preserve">first visit to </w:t>
      </w:r>
      <w:ins w:id="167" w:author="Office 2004 Test Drive User" w:date="2018-10-08T07:04:00Z">
        <w:r w:rsidR="00554B21">
          <w:t xml:space="preserve">a </w:t>
        </w:r>
      </w:ins>
      <w:r w:rsidR="00F95CFF">
        <w:t>church</w:t>
      </w:r>
      <w:r w:rsidR="00604C35">
        <w:t xml:space="preserve"> </w:t>
      </w:r>
      <w:del w:id="168" w:author="Office 2004 Test Drive User" w:date="2018-10-08T07:04:00Z">
        <w:r w:rsidR="00604C35" w:rsidDel="00554B21">
          <w:delText>for some,</w:delText>
        </w:r>
        <w:r w:rsidR="00F95CFF" w:rsidDel="00554B21">
          <w:delText xml:space="preserve"> </w:delText>
        </w:r>
      </w:del>
      <w:r w:rsidR="009C51E8">
        <w:t>feel</w:t>
      </w:r>
      <w:r w:rsidR="005F23AC">
        <w:t xml:space="preserve"> mo</w:t>
      </w:r>
      <w:ins w:id="169" w:author="Office 2004 Test Drive User" w:date="2018-10-08T07:04:00Z">
        <w:r w:rsidR="00554B21">
          <w:t>re</w:t>
        </w:r>
      </w:ins>
      <w:del w:id="170" w:author="Office 2004 Test Drive User" w:date="2018-10-08T07:04:00Z">
        <w:r w:rsidR="005F23AC" w:rsidDel="00554B21">
          <w:delText>st</w:delText>
        </w:r>
      </w:del>
      <w:r w:rsidR="005F23AC">
        <w:t xml:space="preserve"> welcome</w:t>
      </w:r>
      <w:ins w:id="171" w:author="Office 2004 Test Drive User" w:date="2018-10-08T07:05:00Z">
        <w:r w:rsidR="00FB0550">
          <w:t>d</w:t>
        </w:r>
      </w:ins>
      <w:r w:rsidR="005F23AC">
        <w:t>?</w:t>
      </w:r>
      <w:r w:rsidR="009C51E8">
        <w:t xml:space="preserve"> </w:t>
      </w:r>
      <w:r w:rsidR="00DE1518">
        <w:t>Take t</w:t>
      </w:r>
      <w:r w:rsidR="009C51E8">
        <w:t>he initiative of wearin</w:t>
      </w:r>
      <w:r w:rsidR="00DE1518">
        <w:t xml:space="preserve">g </w:t>
      </w:r>
      <w:ins w:id="172" w:author="Office 2004 Test Drive User" w:date="2018-10-08T07:05:00Z">
        <w:r w:rsidR="00FB0550">
          <w:t xml:space="preserve">a </w:t>
        </w:r>
      </w:ins>
      <w:r w:rsidR="00DE1518">
        <w:t>nametag during Sunday school a</w:t>
      </w:r>
      <w:r w:rsidR="009C51E8">
        <w:t>s an example</w:t>
      </w:r>
      <w:ins w:id="173" w:author="Office 2004 Test Drive User" w:date="2018-10-08T07:06:00Z">
        <w:r w:rsidR="00FB0550">
          <w:t xml:space="preserve"> - </w:t>
        </w:r>
      </w:ins>
      <w:del w:id="174" w:author="Office 2004 Test Drive User" w:date="2018-10-08T07:06:00Z">
        <w:r w:rsidR="009C51E8" w:rsidDel="00FB0550">
          <w:delText xml:space="preserve">. </w:delText>
        </w:r>
      </w:del>
      <w:ins w:id="175" w:author="Office 2004 Test Drive User" w:date="2018-10-08T07:06:00Z">
        <w:r w:rsidR="00FB0550">
          <w:t>m</w:t>
        </w:r>
      </w:ins>
      <w:del w:id="176" w:author="Office 2004 Test Drive User" w:date="2018-10-08T07:06:00Z">
        <w:r w:rsidR="009C51E8" w:rsidDel="00FB0550">
          <w:delText>M</w:delText>
        </w:r>
      </w:del>
      <w:r w:rsidR="009C51E8">
        <w:t>any often asked, “What is the purpose of wearing a nametag?”</w:t>
      </w:r>
      <w:del w:id="177" w:author="Office 2004 Test Drive User" w:date="2018-10-08T07:06:00Z">
        <w:r w:rsidR="009C51E8" w:rsidDel="00FB0550">
          <w:delText xml:space="preserve"> </w:delText>
        </w:r>
      </w:del>
      <w:r w:rsidR="009C51E8">
        <w:t xml:space="preserve"> The</w:t>
      </w:r>
      <w:del w:id="178" w:author="Office 2004 Test Drive User" w:date="2018-10-08T07:06:00Z">
        <w:r w:rsidR="009C51E8" w:rsidDel="00FB0550">
          <w:delText xml:space="preserve"> simple</w:delText>
        </w:r>
      </w:del>
      <w:r w:rsidR="009C51E8">
        <w:t xml:space="preserve"> answer </w:t>
      </w:r>
      <w:ins w:id="179" w:author="Office 2004 Test Drive User" w:date="2018-10-08T07:06:00Z">
        <w:r w:rsidR="00FB0550">
          <w:t xml:space="preserve">simply </w:t>
        </w:r>
      </w:ins>
      <w:r w:rsidR="009C51E8">
        <w:t>is</w:t>
      </w:r>
      <w:ins w:id="180" w:author="Office 2004 Test Drive User" w:date="2018-10-08T07:06:00Z">
        <w:r w:rsidR="00FB0550">
          <w:t>,</w:t>
        </w:r>
      </w:ins>
      <w:r w:rsidR="009C51E8">
        <w:t xml:space="preserve"> </w:t>
      </w:r>
      <w:ins w:id="181" w:author="Office 2004 Test Drive User" w:date="2018-10-08T07:06:00Z">
        <w:r w:rsidR="00FB0550">
          <w:t>“T</w:t>
        </w:r>
      </w:ins>
      <w:del w:id="182" w:author="Office 2004 Test Drive User" w:date="2018-10-08T07:06:00Z">
        <w:r w:rsidR="009C51E8" w:rsidDel="00FB0550">
          <w:delText>t</w:delText>
        </w:r>
      </w:del>
      <w:r w:rsidR="009C51E8">
        <w:t>o know one another</w:t>
      </w:r>
      <w:ins w:id="183" w:author="Office 2004 Test Drive User" w:date="2018-10-08T07:07:00Z">
        <w:r w:rsidR="00FB0550">
          <w:t xml:space="preserve"> and to call</w:t>
        </w:r>
      </w:ins>
      <w:del w:id="184" w:author="Office 2004 Test Drive User" w:date="2018-10-08T07:07:00Z">
        <w:r w:rsidR="009C51E8" w:rsidDel="00FB0550">
          <w:delText>, calling</w:delText>
        </w:r>
      </w:del>
      <w:r w:rsidR="009C51E8">
        <w:t xml:space="preserve"> each other by </w:t>
      </w:r>
      <w:del w:id="185" w:author="Office 2004 Test Drive User" w:date="2018-10-08T07:07:00Z">
        <w:r w:rsidR="009C51E8" w:rsidDel="00FB0550">
          <w:delText xml:space="preserve">our </w:delText>
        </w:r>
      </w:del>
      <w:r w:rsidR="009C51E8">
        <w:t>name</w:t>
      </w:r>
      <w:ins w:id="186" w:author="Office 2004 Test Drive User" w:date="2018-10-08T07:07:00Z">
        <w:r w:rsidR="00FB0550">
          <w:t>”</w:t>
        </w:r>
      </w:ins>
      <w:r w:rsidR="009C51E8">
        <w:t>. Not the child of so</w:t>
      </w:r>
      <w:r w:rsidR="00604C35">
        <w:t>-</w:t>
      </w:r>
      <w:r w:rsidR="009C51E8">
        <w:t>and</w:t>
      </w:r>
      <w:r w:rsidR="00604C35">
        <w:t>-</w:t>
      </w:r>
      <w:r w:rsidR="009C51E8">
        <w:t>so or the parent of this Sunday school student. The real question we should be asking is, “Why is wearing a nametag so difficult?</w:t>
      </w:r>
      <w:proofErr w:type="gramStart"/>
      <w:ins w:id="187" w:author="Office 2004 Test Drive User" w:date="2018-10-08T07:08:00Z">
        <w:r w:rsidR="00FB0550">
          <w:t>”.</w:t>
        </w:r>
        <w:proofErr w:type="gramEnd"/>
        <w:r w:rsidR="00FB0550">
          <w:t xml:space="preserve"> </w:t>
        </w:r>
      </w:ins>
      <w:del w:id="188" w:author="Office 2004 Test Drive User" w:date="2018-10-08T07:08:00Z">
        <w:r w:rsidR="009C51E8" w:rsidDel="00FB0550">
          <w:delText>”</w:delText>
        </w:r>
        <w:r w:rsidR="00BB7F70" w:rsidDel="00FB0550">
          <w:delText xml:space="preserve"> </w:delText>
        </w:r>
      </w:del>
      <w:r w:rsidR="00BB7F70">
        <w:t xml:space="preserve">Personal evangelism </w:t>
      </w:r>
      <w:ins w:id="189" w:author="Office 2004 Test Drive User" w:date="2018-10-08T07:08:00Z">
        <w:r w:rsidR="00FB0550">
          <w:t>begins</w:t>
        </w:r>
      </w:ins>
      <w:del w:id="190" w:author="Office 2004 Test Drive User" w:date="2018-10-08T07:08:00Z">
        <w:r w:rsidR="00BB7F70" w:rsidDel="00FB0550">
          <w:delText>start</w:delText>
        </w:r>
      </w:del>
      <w:r w:rsidR="00BB7F70">
        <w:t xml:space="preserve"> by getting to know one another </w:t>
      </w:r>
      <w:r w:rsidR="00672707">
        <w:t xml:space="preserve">better, </w:t>
      </w:r>
      <w:r w:rsidR="00BB7F70">
        <w:t>by</w:t>
      </w:r>
      <w:ins w:id="191" w:author="Office 2004 Test Drive User" w:date="2018-10-08T07:09:00Z">
        <w:r w:rsidR="00FB0550">
          <w:t xml:space="preserve"> our</w:t>
        </w:r>
      </w:ins>
      <w:r w:rsidR="00BB7F70">
        <w:t xml:space="preserve"> name</w:t>
      </w:r>
      <w:ins w:id="192" w:author="Office 2004 Test Drive User" w:date="2018-10-08T07:09:00Z">
        <w:r w:rsidR="00FB0550">
          <w:t>s</w:t>
        </w:r>
      </w:ins>
      <w:r w:rsidR="00BB7F70">
        <w:t>.</w:t>
      </w:r>
      <w:r w:rsidR="00066AFC">
        <w:t xml:space="preserve"> May the Lord grant us wisdom </w:t>
      </w:r>
      <w:r w:rsidR="00226253">
        <w:t>to be faithful and</w:t>
      </w:r>
      <w:r w:rsidR="000D51D4">
        <w:t xml:space="preserve"> serve with an excellent spirit even in small thing</w:t>
      </w:r>
      <w:ins w:id="193" w:author="Office 2004 Test Drive User" w:date="2018-10-08T07:09:00Z">
        <w:r w:rsidR="00FB0550">
          <w:t>s</w:t>
        </w:r>
      </w:ins>
      <w:r w:rsidR="000D51D4">
        <w:t>.</w:t>
      </w:r>
    </w:p>
    <w:p w14:paraId="667B8CCD" w14:textId="2D5727CA" w:rsidR="000139D0" w:rsidRDefault="00F25671" w:rsidP="00E31867">
      <w:r w:rsidRPr="00790753">
        <w:rPr>
          <w:b/>
        </w:rPr>
        <w:t>S</w:t>
      </w:r>
      <w:r w:rsidR="000139D0" w:rsidRPr="00790753">
        <w:rPr>
          <w:b/>
        </w:rPr>
        <w:t>inging</w:t>
      </w:r>
      <w:r w:rsidR="000139D0" w:rsidRPr="000139D0">
        <w:t xml:space="preserve"> is more than a warm-up for the sermon or </w:t>
      </w:r>
      <w:ins w:id="194" w:author="Office 2004 Test Drive User" w:date="2018-10-08T07:10:00Z">
        <w:r w:rsidR="00FB0550">
          <w:t xml:space="preserve">just </w:t>
        </w:r>
      </w:ins>
      <w:r w:rsidR="000139D0" w:rsidRPr="000139D0">
        <w:t xml:space="preserve">a </w:t>
      </w:r>
      <w:r w:rsidR="000139D0">
        <w:t>part of</w:t>
      </w:r>
      <w:r w:rsidR="000139D0" w:rsidRPr="000139D0">
        <w:t xml:space="preserve"> the service</w:t>
      </w:r>
      <w:r w:rsidR="000139D0">
        <w:t xml:space="preserve">. </w:t>
      </w:r>
      <w:r w:rsidR="00F73B3B">
        <w:t>“</w:t>
      </w:r>
      <w:r w:rsidR="000139D0" w:rsidRPr="000139D0">
        <w:rPr>
          <w:i/>
        </w:rPr>
        <w:t>Let the word of Christ dwell in you richly, teaching and admonishing one another in all wisdom, singing psalms and hymns and spiritual songs, with thankfulness in your hearts to God.</w:t>
      </w:r>
      <w:r w:rsidR="00F73B3B">
        <w:rPr>
          <w:i/>
        </w:rPr>
        <w:t>”</w:t>
      </w:r>
      <w:r w:rsidR="000139D0" w:rsidRPr="000139D0">
        <w:t xml:space="preserve"> (</w:t>
      </w:r>
      <w:r w:rsidR="000139D0" w:rsidRPr="005356C4">
        <w:rPr>
          <w:rFonts w:ascii="Comic Sans MS" w:hAnsi="Comic Sans MS"/>
          <w:sz w:val="18"/>
          <w:szCs w:val="18"/>
        </w:rPr>
        <w:t>Col 3:16</w:t>
      </w:r>
      <w:r w:rsidR="000139D0" w:rsidRPr="000139D0">
        <w:t>)</w:t>
      </w:r>
      <w:r w:rsidR="000139D0">
        <w:t xml:space="preserve">. </w:t>
      </w:r>
      <w:r w:rsidR="00A10D03" w:rsidRPr="00A10D03">
        <w:t>As we sing psalms, hymns, and spiritual songs toge</w:t>
      </w:r>
      <w:r w:rsidR="00A10D03">
        <w:t>ther, we are promised that the w</w:t>
      </w:r>
      <w:r w:rsidR="00A10D03" w:rsidRPr="00A10D03">
        <w:t>ord of Christ will dwell in us richly</w:t>
      </w:r>
      <w:r w:rsidR="00A10D03">
        <w:t xml:space="preserve">. </w:t>
      </w:r>
      <w:r w:rsidR="000139D0" w:rsidRPr="00A10D03">
        <w:t>Singing</w:t>
      </w:r>
      <w:r w:rsidR="000139D0" w:rsidRPr="000139D0">
        <w:t xml:space="preserve"> </w:t>
      </w:r>
      <w:del w:id="195" w:author="Office 2004 Test Drive User" w:date="2018-10-08T07:11:00Z">
        <w:r w:rsidR="00A10D03" w:rsidDel="00FB0550">
          <w:delText xml:space="preserve">will </w:delText>
        </w:r>
      </w:del>
      <w:r w:rsidR="00A10D03">
        <w:t>bring</w:t>
      </w:r>
      <w:ins w:id="196" w:author="Office 2004 Test Drive User" w:date="2018-10-08T07:11:00Z">
        <w:r w:rsidR="00FB0550">
          <w:t>s</w:t>
        </w:r>
      </w:ins>
      <w:r w:rsidR="00A10D03">
        <w:t xml:space="preserve"> thankfulness in</w:t>
      </w:r>
      <w:ins w:id="197" w:author="Office 2004 Test Drive User" w:date="2018-10-08T07:11:00Z">
        <w:r w:rsidR="00FB0550">
          <w:t>to</w:t>
        </w:r>
      </w:ins>
      <w:r w:rsidR="00A10D03">
        <w:t xml:space="preserve"> our hearts to God</w:t>
      </w:r>
      <w:ins w:id="198" w:author="Office 2004 Test Drive User" w:date="2018-10-08T07:12:00Z">
        <w:r w:rsidR="00FB0550">
          <w:t xml:space="preserve">, </w:t>
        </w:r>
      </w:ins>
      <w:del w:id="199" w:author="Office 2004 Test Drive User" w:date="2018-10-08T07:11:00Z">
        <w:r w:rsidR="00A10D03" w:rsidDel="00FB0550">
          <w:delText>. S</w:delText>
        </w:r>
        <w:r w:rsidR="000139D0" w:rsidRPr="000139D0" w:rsidDel="00FB0550">
          <w:delText xml:space="preserve">inging </w:delText>
        </w:r>
      </w:del>
      <w:r w:rsidR="000139D0" w:rsidRPr="000139D0">
        <w:t xml:space="preserve">grabs </w:t>
      </w:r>
      <w:r w:rsidR="005535D2">
        <w:t>our</w:t>
      </w:r>
      <w:r w:rsidR="000139D0" w:rsidRPr="000139D0">
        <w:t xml:space="preserve"> attention and focuses us on God. </w:t>
      </w:r>
      <w:r w:rsidR="00A10D03">
        <w:t xml:space="preserve">The good news is </w:t>
      </w:r>
      <w:ins w:id="200" w:author="Office 2004 Test Drive User" w:date="2018-10-08T07:12:00Z">
        <w:r w:rsidR="00FB0550">
          <w:t xml:space="preserve">also </w:t>
        </w:r>
      </w:ins>
      <w:r w:rsidR="00A10D03">
        <w:t xml:space="preserve">shared through the gospel songs sung at </w:t>
      </w:r>
      <w:ins w:id="201" w:author="Office 2004 Test Drive User" w:date="2018-10-08T07:12:00Z">
        <w:r w:rsidR="00FB0550">
          <w:t xml:space="preserve">a </w:t>
        </w:r>
      </w:ins>
      <w:r w:rsidR="00A10D03">
        <w:t>gospel meeting</w:t>
      </w:r>
      <w:r w:rsidR="00D93B84">
        <w:t xml:space="preserve">. Hence, gospel songs </w:t>
      </w:r>
      <w:r w:rsidR="00F92914" w:rsidRPr="000139D0">
        <w:t xml:space="preserve">complement the speaker’s </w:t>
      </w:r>
      <w:r w:rsidR="0043602A">
        <w:t xml:space="preserve">gospel </w:t>
      </w:r>
      <w:r w:rsidR="00F92914" w:rsidRPr="000139D0">
        <w:t>message.</w:t>
      </w:r>
      <w:r w:rsidR="00D93B84">
        <w:t xml:space="preserve"> How </w:t>
      </w:r>
      <w:ins w:id="202" w:author="Office 2004 Test Drive User" w:date="2018-10-08T07:12:00Z">
        <w:r w:rsidR="00FB0550">
          <w:t xml:space="preserve">then </w:t>
        </w:r>
      </w:ins>
      <w:r w:rsidR="00D93B84">
        <w:t>shall we</w:t>
      </w:r>
      <w:del w:id="203" w:author="Office 2004 Test Drive User" w:date="2018-10-08T07:13:00Z">
        <w:r w:rsidR="00D93B84" w:rsidDel="00FB0550">
          <w:delText xml:space="preserve"> </w:delText>
        </w:r>
        <w:r w:rsidR="00104119" w:rsidDel="00FB0550">
          <w:delText>then</w:delText>
        </w:r>
      </w:del>
      <w:r w:rsidR="00D93B84">
        <w:t xml:space="preserve"> choose the songs to be sung at the gospel meeting? </w:t>
      </w:r>
      <w:r w:rsidR="00104119">
        <w:t xml:space="preserve">How shall we pray so </w:t>
      </w:r>
      <w:ins w:id="204" w:author="Office 2004 Test Drive User" w:date="2018-10-08T07:13:00Z">
        <w:r w:rsidR="00FB0550">
          <w:t xml:space="preserve">that </w:t>
        </w:r>
      </w:ins>
      <w:r w:rsidR="00104119">
        <w:t>the song leader, musician, speaker, translator and hearers are all in one spirit?</w:t>
      </w:r>
    </w:p>
    <w:p w14:paraId="2CD5707C" w14:textId="22F12BFF" w:rsidR="00790753" w:rsidRPr="00D14EF0" w:rsidRDefault="00790753" w:rsidP="00E31867">
      <w:r w:rsidRPr="00882157">
        <w:rPr>
          <w:b/>
        </w:rPr>
        <w:t>Spiritual gifts</w:t>
      </w:r>
      <w:r>
        <w:t xml:space="preserve"> </w:t>
      </w:r>
      <w:ins w:id="205" w:author="Office 2004 Test Drive User" w:date="2018-10-08T07:14:00Z">
        <w:r w:rsidR="00FB0550">
          <w:t xml:space="preserve">were </w:t>
        </w:r>
      </w:ins>
      <w:r>
        <w:t xml:space="preserve">given to God’s people to minister in the church </w:t>
      </w:r>
      <w:r w:rsidRPr="00E12F06">
        <w:rPr>
          <w:rFonts w:ascii="Comic Sans MS" w:hAnsi="Comic Sans MS"/>
          <w:sz w:val="18"/>
          <w:szCs w:val="18"/>
        </w:rPr>
        <w:t>(1 Cor 12:1-11)</w:t>
      </w:r>
      <w:r w:rsidR="00BE6906">
        <w:t xml:space="preserve">, </w:t>
      </w:r>
      <w:r w:rsidR="00646AE7" w:rsidRPr="00646AE7">
        <w:t>to strengthen</w:t>
      </w:r>
      <w:r w:rsidR="00BE6906">
        <w:t xml:space="preserve"> others</w:t>
      </w:r>
      <w:r w:rsidR="00646AE7" w:rsidRPr="00646AE7">
        <w:t xml:space="preserve">, </w:t>
      </w:r>
      <w:r w:rsidR="000568AD">
        <w:t xml:space="preserve">and </w:t>
      </w:r>
      <w:r w:rsidR="00646AE7" w:rsidRPr="00646AE7">
        <w:t>mutually encourage each other's faith</w:t>
      </w:r>
      <w:r>
        <w:t xml:space="preserve"> </w:t>
      </w:r>
      <w:r w:rsidR="00646AE7" w:rsidRPr="00E12F06">
        <w:rPr>
          <w:rFonts w:ascii="Comic Sans MS" w:hAnsi="Comic Sans MS"/>
          <w:sz w:val="18"/>
          <w:szCs w:val="18"/>
        </w:rPr>
        <w:t>(Rom 1:11, 12)</w:t>
      </w:r>
      <w:r w:rsidR="0068406C">
        <w:t xml:space="preserve">. </w:t>
      </w:r>
      <w:r w:rsidR="0032739E">
        <w:t xml:space="preserve"> The rise of mobile applications and online search is changing the ch</w:t>
      </w:r>
      <w:r w:rsidR="000B346C">
        <w:t>urch as in the world today. Digital</w:t>
      </w:r>
      <w:r w:rsidR="0032739E">
        <w:t xml:space="preserve"> Bible is now replacing the book Bible.</w:t>
      </w:r>
      <w:r w:rsidR="000B346C">
        <w:t xml:space="preserve"> Hymns are projected on </w:t>
      </w:r>
      <w:ins w:id="206" w:author="Office 2004 Test Drive User" w:date="2018-10-08T07:15:00Z">
        <w:r w:rsidR="00FB0550">
          <w:t xml:space="preserve">a </w:t>
        </w:r>
      </w:ins>
      <w:r w:rsidR="000B346C">
        <w:t>big screen.</w:t>
      </w:r>
      <w:r w:rsidR="0032739E">
        <w:t xml:space="preserve"> Bible </w:t>
      </w:r>
      <w:r w:rsidR="00205D89">
        <w:t>information</w:t>
      </w:r>
      <w:r w:rsidR="0032739E">
        <w:t xml:space="preserve"> is </w:t>
      </w:r>
      <w:ins w:id="207" w:author="Office 2004 Test Drive User" w:date="2018-10-08T07:15:00Z">
        <w:r w:rsidR="003D55BC">
          <w:t xml:space="preserve">available and accessible </w:t>
        </w:r>
      </w:ins>
      <w:del w:id="208" w:author="Office 2004 Test Drive User" w:date="2018-10-08T07:15:00Z">
        <w:r w:rsidR="0032739E" w:rsidDel="003D55BC">
          <w:delText>search</w:delText>
        </w:r>
        <w:r w:rsidR="00205D89" w:rsidDel="003D55BC">
          <w:delText>able</w:delText>
        </w:r>
      </w:del>
      <w:r w:rsidR="0032739E">
        <w:t xml:space="preserve"> through</w:t>
      </w:r>
      <w:ins w:id="209" w:author="Office 2004 Test Drive User" w:date="2018-10-08T07:17:00Z">
        <w:r w:rsidR="003D55BC">
          <w:t xml:space="preserve"> </w:t>
        </w:r>
      </w:ins>
      <w:del w:id="210" w:author="Office 2004 Test Drive User" w:date="2018-10-08T07:17:00Z">
        <w:r w:rsidR="0032739E" w:rsidDel="003D55BC">
          <w:delText xml:space="preserve"> </w:delText>
        </w:r>
      </w:del>
      <w:del w:id="211" w:author="Office 2004 Test Drive User" w:date="2018-10-08T07:16:00Z">
        <w:r w:rsidR="0032739E" w:rsidDel="003D55BC">
          <w:delText xml:space="preserve">the </w:delText>
        </w:r>
      </w:del>
      <w:ins w:id="212" w:author="Office 2004 Test Drive User" w:date="2018-10-08T07:17:00Z">
        <w:r w:rsidR="003D55BC">
          <w:t>i</w:t>
        </w:r>
      </w:ins>
      <w:del w:id="213" w:author="Office 2004 Test Drive User" w:date="2018-10-08T07:17:00Z">
        <w:r w:rsidR="0032739E" w:rsidDel="003D55BC">
          <w:delText>i</w:delText>
        </w:r>
      </w:del>
      <w:r w:rsidR="0032739E">
        <w:t>nternet</w:t>
      </w:r>
      <w:ins w:id="214" w:author="Office 2004 Test Drive User" w:date="2018-10-08T07:17:00Z">
        <w:r w:rsidR="003D55BC">
          <w:t>-sites</w:t>
        </w:r>
      </w:ins>
      <w:del w:id="215" w:author="Office 2004 Test Drive User" w:date="2018-10-08T07:17:00Z">
        <w:r w:rsidR="0032739E" w:rsidDel="003D55BC">
          <w:delText xml:space="preserve"> </w:delText>
        </w:r>
        <w:r w:rsidR="0032739E" w:rsidRPr="008C1F36" w:rsidDel="003D55BC">
          <w:delText>sites</w:delText>
        </w:r>
      </w:del>
      <w:r w:rsidR="0032739E" w:rsidRPr="008C1F36">
        <w:t>.</w:t>
      </w:r>
      <w:r w:rsidR="000B346C">
        <w:t xml:space="preserve"> </w:t>
      </w:r>
      <w:ins w:id="216" w:author="Office 2004 Test Drive User" w:date="2018-10-08T07:18:00Z">
        <w:r w:rsidR="003D55BC">
          <w:t>The b</w:t>
        </w:r>
      </w:ins>
      <w:del w:id="217" w:author="Office 2004 Test Drive User" w:date="2018-10-08T07:18:00Z">
        <w:r w:rsidR="00423F13" w:rsidDel="003D55BC">
          <w:delText>B</w:delText>
        </w:r>
      </w:del>
      <w:r w:rsidR="00423F13">
        <w:t xml:space="preserve">orrowing rate of </w:t>
      </w:r>
      <w:del w:id="218" w:author="Office 2004 Test Drive User" w:date="2018-10-08T07:18:00Z">
        <w:r w:rsidR="00423F13" w:rsidDel="003D55BC">
          <w:delText xml:space="preserve">our </w:delText>
        </w:r>
      </w:del>
      <w:r w:rsidR="00423F13">
        <w:t>CD</w:t>
      </w:r>
      <w:ins w:id="219" w:author="Office 2004 Test Drive User" w:date="2018-10-08T07:18:00Z">
        <w:r w:rsidR="003D55BC">
          <w:t>s</w:t>
        </w:r>
      </w:ins>
      <w:r w:rsidR="00423F13">
        <w:t xml:space="preserve"> and tapes in </w:t>
      </w:r>
      <w:ins w:id="220" w:author="Office 2004 Test Drive User" w:date="2018-10-08T07:18:00Z">
        <w:r w:rsidR="003D55BC">
          <w:t>our church</w:t>
        </w:r>
      </w:ins>
      <w:del w:id="221" w:author="Office 2004 Test Drive User" w:date="2018-10-08T07:18:00Z">
        <w:r w:rsidR="00423F13" w:rsidDel="003D55BC">
          <w:delText>the</w:delText>
        </w:r>
      </w:del>
      <w:r w:rsidR="00423F13">
        <w:t xml:space="preserve"> library </w:t>
      </w:r>
      <w:ins w:id="222" w:author="Office 2004 Test Drive User" w:date="2018-10-08T07:18:00Z">
        <w:r w:rsidR="003D55BC">
          <w:t>is</w:t>
        </w:r>
      </w:ins>
      <w:del w:id="223" w:author="Office 2004 Test Drive User" w:date="2018-10-08T07:18:00Z">
        <w:r w:rsidR="00423F13" w:rsidDel="003D55BC">
          <w:delText>are</w:delText>
        </w:r>
      </w:del>
      <w:r w:rsidR="00423F13">
        <w:t xml:space="preserve"> dwindling. </w:t>
      </w:r>
      <w:r w:rsidR="000B346C">
        <w:t>We live in an increasingly connected world with access to diverse contents but does</w:t>
      </w:r>
      <w:ins w:id="224" w:author="Office 2004 Test Drive User" w:date="2018-10-08T07:19:00Z">
        <w:r w:rsidR="003D55BC">
          <w:t xml:space="preserve"> it give</w:t>
        </w:r>
      </w:ins>
      <w:del w:id="225" w:author="Office 2004 Test Drive User" w:date="2018-10-08T07:19:00Z">
        <w:r w:rsidR="000B346C" w:rsidDel="003D55BC">
          <w:delText xml:space="preserve"> it connect</w:delText>
        </w:r>
      </w:del>
      <w:r w:rsidR="000B346C">
        <w:t xml:space="preserve"> us </w:t>
      </w:r>
      <w:ins w:id="226" w:author="Office 2004 Test Drive User" w:date="2018-10-08T07:19:00Z">
        <w:r w:rsidR="003D55BC">
          <w:t xml:space="preserve">a </w:t>
        </w:r>
      </w:ins>
      <w:r w:rsidR="000B346C">
        <w:t xml:space="preserve">closer </w:t>
      </w:r>
      <w:ins w:id="227" w:author="Office 2004 Test Drive User" w:date="2018-10-08T07:19:00Z">
        <w:r w:rsidR="003D55BC">
          <w:t xml:space="preserve">connection </w:t>
        </w:r>
      </w:ins>
      <w:r w:rsidR="000B346C">
        <w:t>to God?</w:t>
      </w:r>
      <w:r w:rsidR="008C1F36" w:rsidRPr="008C1F36">
        <w:t xml:space="preserve"> </w:t>
      </w:r>
      <w:r w:rsidR="008C1F36" w:rsidRPr="008C1F36">
        <w:rPr>
          <w:rFonts w:ascii="Comic Sans MS" w:hAnsi="Comic Sans MS"/>
          <w:sz w:val="18"/>
          <w:szCs w:val="18"/>
        </w:rPr>
        <w:t>Acts 1:8</w:t>
      </w:r>
      <w:r w:rsidR="008C1F36" w:rsidRPr="008C1F36">
        <w:t xml:space="preserve"> said, </w:t>
      </w:r>
      <w:r w:rsidR="00BD68BB">
        <w:rPr>
          <w:i/>
        </w:rPr>
        <w:t>“Y</w:t>
      </w:r>
      <w:r w:rsidR="008C1F36" w:rsidRPr="008C1F36">
        <w:rPr>
          <w:i/>
        </w:rPr>
        <w:t>ou will receive power when the Holy Spirit has come upon you</w:t>
      </w:r>
      <w:r w:rsidR="008C1F36">
        <w:rPr>
          <w:i/>
        </w:rPr>
        <w:t>..</w:t>
      </w:r>
      <w:r w:rsidR="008C1F36" w:rsidRPr="008C1F36">
        <w:rPr>
          <w:i/>
        </w:rPr>
        <w:t>.”</w:t>
      </w:r>
      <w:r w:rsidR="0032739E">
        <w:t xml:space="preserve"> </w:t>
      </w:r>
      <w:r w:rsidR="008C1F36">
        <w:t xml:space="preserve">  </w:t>
      </w:r>
      <w:r w:rsidR="0032739E">
        <w:t>Are we relying more o</w:t>
      </w:r>
      <w:ins w:id="228" w:author="Office 2004 Test Drive User" w:date="2018-10-08T07:20:00Z">
        <w:r w:rsidR="003D55BC">
          <w:t>n “</w:t>
        </w:r>
      </w:ins>
      <w:del w:id="229" w:author="Office 2004 Test Drive User" w:date="2018-10-08T07:20:00Z">
        <w:r w:rsidR="0032739E" w:rsidDel="003D55BC">
          <w:delText xml:space="preserve">f </w:delText>
        </w:r>
      </w:del>
      <w:r w:rsidR="0032739E">
        <w:t>Power-Point</w:t>
      </w:r>
      <w:ins w:id="230" w:author="Office 2004 Test Drive User" w:date="2018-10-08T07:20:00Z">
        <w:r w:rsidR="003D55BC">
          <w:t>”</w:t>
        </w:r>
      </w:ins>
      <w:r w:rsidR="0032739E">
        <w:t xml:space="preserve"> and </w:t>
      </w:r>
      <w:ins w:id="231" w:author="Office 2004 Test Drive User" w:date="2018-10-08T07:20:00Z">
        <w:r w:rsidR="003D55BC">
          <w:t>“</w:t>
        </w:r>
      </w:ins>
      <w:r w:rsidR="0032739E">
        <w:t>power search</w:t>
      </w:r>
      <w:ins w:id="232" w:author="Office 2004 Test Drive User" w:date="2018-10-08T07:20:00Z">
        <w:r w:rsidR="003D55BC">
          <w:t>”</w:t>
        </w:r>
      </w:ins>
      <w:r w:rsidR="0032739E">
        <w:t xml:space="preserve"> than the power of the Holy Spirit?  </w:t>
      </w:r>
      <w:r w:rsidR="0068406C">
        <w:t>Have you discover</w:t>
      </w:r>
      <w:ins w:id="233" w:author="Office 2004 Test Drive User" w:date="2018-10-08T07:20:00Z">
        <w:r w:rsidR="003D55BC">
          <w:t>ed</w:t>
        </w:r>
      </w:ins>
      <w:r w:rsidR="00646AE7">
        <w:t xml:space="preserve"> your spiritual </w:t>
      </w:r>
      <w:r>
        <w:t xml:space="preserve">gifts? </w:t>
      </w:r>
      <w:r w:rsidR="002F4645">
        <w:t>A</w:t>
      </w:r>
      <w:r w:rsidR="00646AE7">
        <w:t>re you</w:t>
      </w:r>
      <w:r w:rsidR="0068406C">
        <w:t xml:space="preserve"> exercising</w:t>
      </w:r>
      <w:r w:rsidR="00646AE7">
        <w:t xml:space="preserve"> your spiritual</w:t>
      </w:r>
      <w:r>
        <w:t xml:space="preserve"> gifts</w:t>
      </w:r>
      <w:r w:rsidR="00AB2DA5">
        <w:t xml:space="preserve">? </w:t>
      </w:r>
      <w:r w:rsidR="004E47B0">
        <w:t xml:space="preserve"> A</w:t>
      </w:r>
      <w:r w:rsidR="001E2CA2">
        <w:t>ctively pursue spiritual gifts, use it in the service of the church and encourage one another to do so as well</w:t>
      </w:r>
      <w:r w:rsidR="004E47B0">
        <w:t>,</w:t>
      </w:r>
      <w:r w:rsidR="001E2CA2">
        <w:t xml:space="preserve"> as every gift is a blessing.  </w:t>
      </w:r>
      <w:r w:rsidR="009E7331">
        <w:t>“</w:t>
      </w:r>
      <w:r w:rsidR="00D14EF0" w:rsidRPr="00D14EF0">
        <w:rPr>
          <w:i/>
        </w:rPr>
        <w:t>As each has received a gift, use it to serve one another, as good stewards of God's varied grace</w:t>
      </w:r>
      <w:r w:rsidR="00D14EF0">
        <w:rPr>
          <w:i/>
        </w:rPr>
        <w:t>.</w:t>
      </w:r>
      <w:r w:rsidR="009E7331">
        <w:rPr>
          <w:i/>
        </w:rPr>
        <w:t>”</w:t>
      </w:r>
      <w:r w:rsidR="00D14EF0">
        <w:t xml:space="preserve"> </w:t>
      </w:r>
      <w:r w:rsidR="00D14EF0" w:rsidRPr="00D14EF0">
        <w:rPr>
          <w:rFonts w:ascii="Comic Sans MS" w:hAnsi="Comic Sans MS"/>
          <w:sz w:val="18"/>
          <w:szCs w:val="18"/>
        </w:rPr>
        <w:t>(1 Pet 4:10)</w:t>
      </w:r>
      <w:r w:rsidR="00D14EF0">
        <w:t>.</w:t>
      </w:r>
    </w:p>
    <w:p w14:paraId="134920FD" w14:textId="21944522" w:rsidR="0068406C" w:rsidRPr="00046360" w:rsidRDefault="00F92914" w:rsidP="00E31867">
      <w:r w:rsidRPr="00E97A3C">
        <w:rPr>
          <w:b/>
        </w:rPr>
        <w:t>Gospel</w:t>
      </w:r>
      <w:r w:rsidRPr="00E31867">
        <w:t xml:space="preserve"> </w:t>
      </w:r>
      <w:ins w:id="234" w:author="Office 2004 Test Drive User" w:date="2018-10-08T07:22:00Z">
        <w:r w:rsidR="003D55BC">
          <w:t xml:space="preserve">(the) </w:t>
        </w:r>
      </w:ins>
      <w:r w:rsidR="001702E0">
        <w:t xml:space="preserve">message is simple and clear. </w:t>
      </w:r>
      <w:r w:rsidR="00CC4EF5">
        <w:t>Simply, t</w:t>
      </w:r>
      <w:r w:rsidR="001702E0">
        <w:t xml:space="preserve">he </w:t>
      </w:r>
      <w:r w:rsidRPr="00E31867">
        <w:t xml:space="preserve">truth </w:t>
      </w:r>
      <w:proofErr w:type="spellStart"/>
      <w:r w:rsidR="001702E0">
        <w:t>centred</w:t>
      </w:r>
      <w:proofErr w:type="spellEnd"/>
      <w:r w:rsidR="001702E0">
        <w:t xml:space="preserve"> on Jesus Christ and the Good news of the Kingdom</w:t>
      </w:r>
      <w:r w:rsidR="001702E0" w:rsidRPr="00CC4EF5">
        <w:t xml:space="preserve">. </w:t>
      </w:r>
      <w:r w:rsidR="00B61096" w:rsidRPr="00CC4EF5">
        <w:t xml:space="preserve"> </w:t>
      </w:r>
      <w:r w:rsidR="00CC4EF5">
        <w:t>Clearly, t</w:t>
      </w:r>
      <w:r w:rsidR="00CC4EF5" w:rsidRPr="00CC4EF5">
        <w:t xml:space="preserve">he Bible </w:t>
      </w:r>
      <w:r w:rsidR="00CC4EF5">
        <w:t>proclaim</w:t>
      </w:r>
      <w:ins w:id="235" w:author="Office 2004 Test Drive User" w:date="2018-10-08T07:23:00Z">
        <w:r w:rsidR="003D55BC">
          <w:t>s</w:t>
        </w:r>
      </w:ins>
      <w:r w:rsidR="00CC4EF5" w:rsidRPr="00CC4EF5">
        <w:t xml:space="preserve"> that there is no other name and no other way into the kingdom of God other than through the name of Jesus Christ and His sacrificial death on the </w:t>
      </w:r>
      <w:r w:rsidR="00CC4EF5" w:rsidRPr="00D91D97">
        <w:t>cross.</w:t>
      </w:r>
      <w:r w:rsidR="00D91D97" w:rsidRPr="00D91D97">
        <w:t xml:space="preserve"> </w:t>
      </w:r>
      <w:r w:rsidR="00D91D97" w:rsidRPr="00D91D97">
        <w:rPr>
          <w:i/>
        </w:rPr>
        <w:t>“And there is salvation in no one else, for there is no other name under heaven given among men by which we must be saved.”</w:t>
      </w:r>
      <w:r w:rsidRPr="00D91D97">
        <w:t xml:space="preserve"> </w:t>
      </w:r>
      <w:r w:rsidR="00D91D97" w:rsidRPr="00D91D97">
        <w:rPr>
          <w:rFonts w:ascii="Comic Sans MS" w:hAnsi="Comic Sans MS"/>
          <w:sz w:val="18"/>
          <w:szCs w:val="18"/>
        </w:rPr>
        <w:t>(Acts 4:12)</w:t>
      </w:r>
      <w:r w:rsidR="00D91D97">
        <w:t xml:space="preserve">. </w:t>
      </w:r>
      <w:r w:rsidRPr="00D91D97">
        <w:t xml:space="preserve">Response to </w:t>
      </w:r>
      <w:r w:rsidR="00B61096" w:rsidRPr="00D91D97">
        <w:t xml:space="preserve">the </w:t>
      </w:r>
      <w:r w:rsidRPr="00D91D97">
        <w:t>altar</w:t>
      </w:r>
      <w:ins w:id="236" w:author="Office 2004 Test Drive User" w:date="2018-10-08T07:25:00Z">
        <w:r w:rsidR="002167DF">
          <w:t xml:space="preserve"> </w:t>
        </w:r>
      </w:ins>
      <w:del w:id="237" w:author="Office 2004 Test Drive User" w:date="2018-10-08T07:25:00Z">
        <w:r w:rsidR="00B61096" w:rsidRPr="00D91D97" w:rsidDel="002167DF">
          <w:delText>-</w:delText>
        </w:r>
      </w:del>
      <w:r w:rsidRPr="00D91D97">
        <w:t>call must be heartfelt</w:t>
      </w:r>
      <w:r w:rsidR="00B61096" w:rsidRPr="00E31867">
        <w:t xml:space="preserve"> and </w:t>
      </w:r>
      <w:ins w:id="238" w:author="Office 2004 Test Drive User" w:date="2018-10-08T07:25:00Z">
        <w:r w:rsidR="002167DF">
          <w:t>with</w:t>
        </w:r>
      </w:ins>
      <w:del w:id="239" w:author="Office 2004 Test Drive User" w:date="2018-10-08T07:25:00Z">
        <w:r w:rsidR="00B61096" w:rsidRPr="00E31867" w:rsidDel="002167DF">
          <w:delText>through</w:delText>
        </w:r>
      </w:del>
      <w:r w:rsidR="00B61096" w:rsidRPr="00E31867">
        <w:t xml:space="preserve"> repentance. </w:t>
      </w:r>
      <w:r w:rsidR="001E4CDD">
        <w:t>“</w:t>
      </w:r>
      <w:r w:rsidR="001E4CDD" w:rsidRPr="001E4CDD">
        <w:rPr>
          <w:i/>
        </w:rPr>
        <w:t>For godly grief produces a repentance that leads to salvation without regret, whereas worldly grief produces death.</w:t>
      </w:r>
      <w:r w:rsidR="001E4CDD">
        <w:rPr>
          <w:i/>
        </w:rPr>
        <w:t xml:space="preserve">” </w:t>
      </w:r>
      <w:r w:rsidR="001E4CDD" w:rsidRPr="001E4CDD">
        <w:rPr>
          <w:rFonts w:ascii="Comic Sans MS" w:hAnsi="Comic Sans MS"/>
          <w:sz w:val="18"/>
          <w:szCs w:val="18"/>
        </w:rPr>
        <w:t xml:space="preserve">(2 </w:t>
      </w:r>
      <w:proofErr w:type="spellStart"/>
      <w:r w:rsidR="001E4CDD" w:rsidRPr="001E4CDD">
        <w:rPr>
          <w:rFonts w:ascii="Comic Sans MS" w:hAnsi="Comic Sans MS"/>
          <w:sz w:val="18"/>
          <w:szCs w:val="18"/>
        </w:rPr>
        <w:t>Cor</w:t>
      </w:r>
      <w:proofErr w:type="spellEnd"/>
      <w:r w:rsidR="001E4CDD" w:rsidRPr="001E4CDD">
        <w:rPr>
          <w:rFonts w:ascii="Comic Sans MS" w:hAnsi="Comic Sans MS"/>
          <w:sz w:val="18"/>
          <w:szCs w:val="18"/>
        </w:rPr>
        <w:t xml:space="preserve"> 7:10)</w:t>
      </w:r>
      <w:r w:rsidR="001E4CDD">
        <w:t xml:space="preserve">.  </w:t>
      </w:r>
      <w:r w:rsidR="00DC1AE5" w:rsidRPr="00E31867">
        <w:t xml:space="preserve">Coercion </w:t>
      </w:r>
      <w:r w:rsidR="00BD68BB">
        <w:t xml:space="preserve">or compromise </w:t>
      </w:r>
      <w:r w:rsidR="00CE361F">
        <w:t>must not be a response f</w:t>
      </w:r>
      <w:r w:rsidR="00DD6E10" w:rsidRPr="00E31867">
        <w:t>o</w:t>
      </w:r>
      <w:r w:rsidR="00CE361F">
        <w:t>r</w:t>
      </w:r>
      <w:r w:rsidR="00DD6E10" w:rsidRPr="00E31867">
        <w:t xml:space="preserve"> r</w:t>
      </w:r>
      <w:r w:rsidR="00B61096" w:rsidRPr="00E31867">
        <w:t>ej</w:t>
      </w:r>
      <w:r w:rsidR="00DD6E10" w:rsidRPr="00E31867">
        <w:t xml:space="preserve">ection </w:t>
      </w:r>
      <w:ins w:id="240" w:author="Office 2004 Test Drive User" w:date="2018-10-08T07:26:00Z">
        <w:r w:rsidR="002167DF">
          <w:t>of</w:t>
        </w:r>
      </w:ins>
      <w:del w:id="241" w:author="Office 2004 Test Drive User" w:date="2018-10-08T07:26:00Z">
        <w:r w:rsidR="00BD68BB" w:rsidDel="002167DF">
          <w:delText>a</w:delText>
        </w:r>
        <w:r w:rsidR="00DD6E10" w:rsidRPr="00E31867" w:rsidDel="002167DF">
          <w:delText>t</w:delText>
        </w:r>
      </w:del>
      <w:r w:rsidR="00BD68BB">
        <w:t xml:space="preserve"> the altar</w:t>
      </w:r>
      <w:ins w:id="242" w:author="Office 2004 Test Drive User" w:date="2018-10-08T07:26:00Z">
        <w:r w:rsidR="002167DF">
          <w:t xml:space="preserve"> </w:t>
        </w:r>
      </w:ins>
      <w:del w:id="243" w:author="Office 2004 Test Drive User" w:date="2018-10-08T07:26:00Z">
        <w:r w:rsidR="00BD68BB" w:rsidDel="002167DF">
          <w:delText>-</w:delText>
        </w:r>
      </w:del>
      <w:r w:rsidR="00BD68BB">
        <w:t>call</w:t>
      </w:r>
      <w:r w:rsidR="00DD6E10" w:rsidRPr="00E31867">
        <w:t xml:space="preserve">, </w:t>
      </w:r>
      <w:r w:rsidR="00792752">
        <w:t xml:space="preserve">be sober-minded </w:t>
      </w:r>
      <w:r w:rsidR="00792752" w:rsidRPr="00792752">
        <w:rPr>
          <w:rFonts w:ascii="Comic Sans MS" w:hAnsi="Comic Sans MS"/>
          <w:sz w:val="18"/>
          <w:szCs w:val="18"/>
        </w:rPr>
        <w:t>(1 Pet 5:8)</w:t>
      </w:r>
      <w:r w:rsidR="00792752">
        <w:t>,</w:t>
      </w:r>
      <w:r w:rsidR="00EC1F79">
        <w:t xml:space="preserve"> </w:t>
      </w:r>
      <w:proofErr w:type="gramStart"/>
      <w:r w:rsidR="00DD6E10" w:rsidRPr="00E31867">
        <w:t>surrender</w:t>
      </w:r>
      <w:proofErr w:type="gramEnd"/>
      <w:r w:rsidR="00DD6E10" w:rsidRPr="00E31867">
        <w:t xml:space="preserve"> to God’s wisdom and </w:t>
      </w:r>
      <w:r w:rsidR="00CF259E" w:rsidRPr="00E31867">
        <w:t>His perfect plan</w:t>
      </w:r>
      <w:r w:rsidR="00DD6E10" w:rsidRPr="00E31867">
        <w:t>.</w:t>
      </w:r>
      <w:r w:rsidR="00E248A2" w:rsidRPr="00E31867">
        <w:t xml:space="preserve"> Instead</w:t>
      </w:r>
      <w:ins w:id="244" w:author="Office 2004 Test Drive User" w:date="2018-10-08T07:26:00Z">
        <w:r w:rsidR="002167DF">
          <w:t>,</w:t>
        </w:r>
      </w:ins>
      <w:r w:rsidR="00E248A2" w:rsidRPr="00E31867">
        <w:t xml:space="preserve"> allow time to pray and use </w:t>
      </w:r>
      <w:ins w:id="245" w:author="Office 2004 Test Drive User" w:date="2018-10-08T07:27:00Z">
        <w:r w:rsidR="002167DF">
          <w:t xml:space="preserve">a </w:t>
        </w:r>
      </w:ins>
      <w:r w:rsidR="00E248A2" w:rsidRPr="00E31867">
        <w:t>feedback form for follow-up</w:t>
      </w:r>
      <w:ins w:id="246" w:author="Office 2004 Test Drive User" w:date="2018-10-08T07:27:00Z">
        <w:r w:rsidR="002167DF">
          <w:t xml:space="preserve"> with the pre-believer</w:t>
        </w:r>
      </w:ins>
      <w:r w:rsidR="00E248A2" w:rsidRPr="00E31867">
        <w:t xml:space="preserve">. </w:t>
      </w:r>
      <w:r w:rsidR="00751F67">
        <w:t xml:space="preserve">Perhaps, be prepared to share a welcome gift pack </w:t>
      </w:r>
      <w:ins w:id="247" w:author="Office 2004 Test Drive User" w:date="2018-10-08T07:28:00Z">
        <w:r w:rsidR="002167DF">
          <w:t xml:space="preserve">comprising </w:t>
        </w:r>
      </w:ins>
      <w:r w:rsidR="00751F67">
        <w:t xml:space="preserve">of </w:t>
      </w:r>
      <w:r w:rsidR="007D0231">
        <w:t xml:space="preserve">a </w:t>
      </w:r>
      <w:r w:rsidR="00751F67">
        <w:t xml:space="preserve">bible, </w:t>
      </w:r>
      <w:r w:rsidR="00046360">
        <w:t>a decision card for pre-believers to receive Jesus Christ a</w:t>
      </w:r>
      <w:ins w:id="248" w:author="Office 2004 Test Drive User" w:date="2018-10-08T07:28:00Z">
        <w:r w:rsidR="002167DF">
          <w:t>s</w:t>
        </w:r>
      </w:ins>
      <w:del w:id="249" w:author="Office 2004 Test Drive User" w:date="2018-10-08T07:28:00Z">
        <w:r w:rsidR="00046360" w:rsidDel="002167DF">
          <w:delText>nd</w:delText>
        </w:r>
      </w:del>
      <w:r w:rsidR="00046360">
        <w:t xml:space="preserve"> Lord and </w:t>
      </w:r>
      <w:proofErr w:type="spellStart"/>
      <w:r w:rsidR="00046360">
        <w:lastRenderedPageBreak/>
        <w:t>Saviour</w:t>
      </w:r>
      <w:proofErr w:type="spellEnd"/>
      <w:r w:rsidR="00046360">
        <w:t xml:space="preserve"> </w:t>
      </w:r>
      <w:r w:rsidR="00751F67">
        <w:t xml:space="preserve">and an open invitation </w:t>
      </w:r>
      <w:ins w:id="250" w:author="Office 2004 Test Drive User" w:date="2018-10-08T07:28:00Z">
        <w:r w:rsidR="002167DF">
          <w:t>to attend</w:t>
        </w:r>
      </w:ins>
      <w:del w:id="251" w:author="Office 2004 Test Drive User" w:date="2018-10-08T07:28:00Z">
        <w:r w:rsidR="00751F67" w:rsidDel="002167DF">
          <w:delText>for</w:delText>
        </w:r>
      </w:del>
      <w:r w:rsidR="00751F67">
        <w:t xml:space="preserve"> regular church service. </w:t>
      </w:r>
      <w:r w:rsidR="00046360" w:rsidRPr="00046360">
        <w:t>Let the Holy Spirit convict the world concerning sin</w:t>
      </w:r>
      <w:ins w:id="252" w:author="Office 2004 Test Drive User" w:date="2018-10-08T07:29:00Z">
        <w:r w:rsidR="002167DF">
          <w:t>, un-</w:t>
        </w:r>
      </w:ins>
      <w:del w:id="253" w:author="Office 2004 Test Drive User" w:date="2018-10-08T07:29:00Z">
        <w:r w:rsidR="00046360" w:rsidRPr="00046360" w:rsidDel="002167DF">
          <w:delText xml:space="preserve"> and </w:delText>
        </w:r>
      </w:del>
      <w:r w:rsidR="00046360" w:rsidRPr="00046360">
        <w:t xml:space="preserve">righteousness and </w:t>
      </w:r>
      <w:proofErr w:type="spellStart"/>
      <w:r w:rsidR="00046360" w:rsidRPr="00046360">
        <w:t>judg</w:t>
      </w:r>
      <w:ins w:id="254" w:author="Office 2004 Test Drive User" w:date="2018-10-08T07:29:00Z">
        <w:r w:rsidR="002167DF">
          <w:t>e</w:t>
        </w:r>
      </w:ins>
      <w:r w:rsidR="00046360" w:rsidRPr="00046360">
        <w:t>ment</w:t>
      </w:r>
      <w:proofErr w:type="spellEnd"/>
      <w:r w:rsidR="00046360">
        <w:t xml:space="preserve"> </w:t>
      </w:r>
      <w:r w:rsidR="00046360" w:rsidRPr="00CE73CB">
        <w:rPr>
          <w:rFonts w:ascii="Comic Sans MS" w:hAnsi="Comic Sans MS"/>
          <w:sz w:val="18"/>
          <w:szCs w:val="18"/>
        </w:rPr>
        <w:t>(</w:t>
      </w:r>
      <w:proofErr w:type="spellStart"/>
      <w:r w:rsidR="00046360" w:rsidRPr="00CE73CB">
        <w:rPr>
          <w:rFonts w:ascii="Comic Sans MS" w:hAnsi="Comic Sans MS"/>
          <w:sz w:val="18"/>
          <w:szCs w:val="18"/>
        </w:rPr>
        <w:t>Jn</w:t>
      </w:r>
      <w:proofErr w:type="spellEnd"/>
      <w:r w:rsidR="00046360" w:rsidRPr="00CE73CB">
        <w:rPr>
          <w:rFonts w:ascii="Comic Sans MS" w:hAnsi="Comic Sans MS"/>
          <w:sz w:val="18"/>
          <w:szCs w:val="18"/>
        </w:rPr>
        <w:t xml:space="preserve"> 16:8)</w:t>
      </w:r>
      <w:r w:rsidR="00046360">
        <w:t>.</w:t>
      </w:r>
      <w:r w:rsidR="00046360" w:rsidRPr="00046360">
        <w:t xml:space="preserve">  </w:t>
      </w:r>
      <w:ins w:id="255" w:author="Office 2004 Test Drive User" w:date="2018-10-08T07:30:00Z">
        <w:r w:rsidR="002167DF">
          <w:t xml:space="preserve">Is there a </w:t>
        </w:r>
      </w:ins>
      <w:del w:id="256" w:author="Office 2004 Test Drive User" w:date="2018-10-08T07:30:00Z">
        <w:r w:rsidR="00CE361F" w:rsidRPr="00046360" w:rsidDel="002167DF">
          <w:delText xml:space="preserve">Do we </w:delText>
        </w:r>
      </w:del>
      <w:r w:rsidR="00CE361F" w:rsidRPr="00046360">
        <w:t>need to c</w:t>
      </w:r>
      <w:r w:rsidR="00BF6480" w:rsidRPr="00046360">
        <w:t xml:space="preserve">onduct a </w:t>
      </w:r>
      <w:r w:rsidR="00B91E0B" w:rsidRPr="00046360">
        <w:t xml:space="preserve">Sunday school </w:t>
      </w:r>
      <w:r w:rsidR="00BF6480" w:rsidRPr="00046360">
        <w:t>teaching program on sharing</w:t>
      </w:r>
      <w:r w:rsidR="00CE361F" w:rsidRPr="00046360">
        <w:t xml:space="preserve"> the gospel with </w:t>
      </w:r>
      <w:ins w:id="257" w:author="Office 2004 Test Drive User" w:date="2018-10-08T07:30:00Z">
        <w:r w:rsidR="002167DF">
          <w:t>family and</w:t>
        </w:r>
      </w:ins>
      <w:del w:id="258" w:author="Office 2004 Test Drive User" w:date="2018-10-08T07:30:00Z">
        <w:r w:rsidR="00CE361F" w:rsidRPr="00046360" w:rsidDel="002167DF">
          <w:delText>gospel</w:delText>
        </w:r>
      </w:del>
      <w:r w:rsidR="00CE361F" w:rsidRPr="00046360">
        <w:t xml:space="preserve"> friends?</w:t>
      </w:r>
    </w:p>
    <w:p w14:paraId="77833883" w14:textId="77777777" w:rsidR="00AE564B" w:rsidRPr="00AE564B" w:rsidRDefault="006E637B" w:rsidP="00E31867">
      <w:pPr>
        <w:rPr>
          <w:b/>
        </w:rPr>
      </w:pPr>
      <w:r>
        <w:rPr>
          <w:b/>
        </w:rPr>
        <w:t>From locals to foreign</w:t>
      </w:r>
      <w:r w:rsidR="00AE564B" w:rsidRPr="00AE564B">
        <w:rPr>
          <w:b/>
        </w:rPr>
        <w:t xml:space="preserve"> national</w:t>
      </w:r>
      <w:del w:id="259" w:author="Office 2004 Test Drive User" w:date="2018-10-08T07:31:00Z">
        <w:r w:rsidR="00AE564B" w:rsidRPr="00AE564B" w:rsidDel="00DD413B">
          <w:rPr>
            <w:b/>
          </w:rPr>
          <w:delText>itie</w:delText>
        </w:r>
      </w:del>
      <w:r w:rsidR="00AE564B" w:rsidRPr="00AE564B">
        <w:rPr>
          <w:b/>
        </w:rPr>
        <w:t>s</w:t>
      </w:r>
    </w:p>
    <w:p w14:paraId="001BF90C" w14:textId="5A89C8A3" w:rsidR="006E637B" w:rsidRDefault="00942F5C" w:rsidP="00E31867">
      <w:r>
        <w:t xml:space="preserve">We are a multi-ethnic society </w:t>
      </w:r>
      <w:del w:id="260" w:author="Office 2004 Test Drive User" w:date="2018-10-08T07:31:00Z">
        <w:r w:rsidDel="00DD413B">
          <w:delText xml:space="preserve">and </w:delText>
        </w:r>
      </w:del>
      <w:r>
        <w:t xml:space="preserve">with </w:t>
      </w:r>
      <w:ins w:id="261" w:author="Office 2004 Test Drive User" w:date="2018-10-08T07:31:00Z">
        <w:r w:rsidR="00DD413B">
          <w:t>diverse cultures</w:t>
        </w:r>
      </w:ins>
      <w:del w:id="262" w:author="Office 2004 Test Drive User" w:date="2018-10-08T07:31:00Z">
        <w:r w:rsidDel="00DD413B">
          <w:delText>multi</w:delText>
        </w:r>
        <w:r w:rsidR="00FD08EC" w:rsidDel="00DD413B">
          <w:delText>-</w:delText>
        </w:r>
        <w:r w:rsidDel="00DD413B">
          <w:delText>culturalism</w:delText>
        </w:r>
      </w:del>
      <w:r>
        <w:t>.</w:t>
      </w:r>
      <w:r w:rsidR="004A3EEB">
        <w:t xml:space="preserve"> </w:t>
      </w:r>
      <w:r w:rsidR="008E3BB0">
        <w:t>Fo</w:t>
      </w:r>
      <w:r w:rsidR="004A3EEB">
        <w:t>reign</w:t>
      </w:r>
      <w:r w:rsidR="008E3BB0">
        <w:t xml:space="preserve"> national</w:t>
      </w:r>
      <w:del w:id="263" w:author="Office 2004 Test Drive User" w:date="2018-10-08T07:31:00Z">
        <w:r w:rsidR="008E3BB0" w:rsidDel="00DD413B">
          <w:delText>itie</w:delText>
        </w:r>
      </w:del>
      <w:r w:rsidR="008E3BB0">
        <w:t xml:space="preserve">s </w:t>
      </w:r>
      <w:proofErr w:type="gramStart"/>
      <w:r w:rsidR="008E3BB0">
        <w:t>are</w:t>
      </w:r>
      <w:proofErr w:type="gramEnd"/>
      <w:r w:rsidR="004A3EEB">
        <w:t xml:space="preserve"> here </w:t>
      </w:r>
      <w:r w:rsidR="00255250">
        <w:t>for various reasons</w:t>
      </w:r>
      <w:ins w:id="264" w:author="Office 2004 Test Drive User" w:date="2018-10-08T07:33:00Z">
        <w:r w:rsidR="00DD413B">
          <w:t>, the main ones being</w:t>
        </w:r>
      </w:ins>
      <w:del w:id="265" w:author="Office 2004 Test Drive User" w:date="2018-10-08T07:33:00Z">
        <w:r w:rsidR="00255250" w:rsidDel="00DD413B">
          <w:delText xml:space="preserve"> but</w:delText>
        </w:r>
      </w:del>
      <w:ins w:id="266" w:author="Office 2004 Test Drive User" w:date="2018-10-08T07:33:00Z">
        <w:r w:rsidR="00DD413B">
          <w:t xml:space="preserve"> </w:t>
        </w:r>
      </w:ins>
      <w:del w:id="267" w:author="Office 2004 Test Drive User" w:date="2018-10-08T07:33:00Z">
        <w:r w:rsidR="00255250" w:rsidDel="00DD413B">
          <w:delText xml:space="preserve"> </w:delText>
        </w:r>
        <w:r w:rsidR="00BB7DD9" w:rsidDel="00DD413B">
          <w:delText>mainly</w:delText>
        </w:r>
        <w:r w:rsidR="00255250" w:rsidDel="00DD413B">
          <w:delText xml:space="preserve"> </w:delText>
        </w:r>
        <w:r w:rsidR="008E3BB0" w:rsidDel="00DD413B">
          <w:delText xml:space="preserve">for </w:delText>
        </w:r>
      </w:del>
      <w:r w:rsidR="008E3BB0">
        <w:t xml:space="preserve">studies and </w:t>
      </w:r>
      <w:del w:id="268" w:author="Office 2004 Test Drive User" w:date="2018-10-08T07:33:00Z">
        <w:r w:rsidR="00EC1F79" w:rsidDel="00DD413B">
          <w:delText xml:space="preserve">to </w:delText>
        </w:r>
      </w:del>
      <w:r w:rsidR="008E3BB0">
        <w:t>work</w:t>
      </w:r>
      <w:r w:rsidR="004A3EEB">
        <w:t>.</w:t>
      </w:r>
      <w:r>
        <w:t xml:space="preserve"> </w:t>
      </w:r>
      <w:ins w:id="269" w:author="Office 2004 Test Drive User" w:date="2018-10-08T07:33:00Z">
        <w:r w:rsidR="00DD413B">
          <w:t>The t</w:t>
        </w:r>
      </w:ins>
      <w:del w:id="270" w:author="Office 2004 Test Drive User" w:date="2018-10-08T07:33:00Z">
        <w:r w:rsidR="006E637B" w:rsidDel="00DD413B">
          <w:delText>T</w:delText>
        </w:r>
      </w:del>
      <w:proofErr w:type="gramStart"/>
      <w:r w:rsidR="006E637B">
        <w:t>wo</w:t>
      </w:r>
      <w:proofErr w:type="gramEnd"/>
      <w:r w:rsidR="006E637B">
        <w:t xml:space="preserve"> largest foreign nationalities </w:t>
      </w:r>
      <w:r w:rsidR="00BA0F57">
        <w:t xml:space="preserve">working or living in Singapore are the Chinese and Indian. They are here in Singapore and we can reach out to them without having to travel </w:t>
      </w:r>
      <w:del w:id="271" w:author="Office 2004 Test Drive User" w:date="2018-10-08T07:34:00Z">
        <w:r w:rsidR="00BA0F57" w:rsidDel="00DD413B">
          <w:delText xml:space="preserve">a </w:delText>
        </w:r>
      </w:del>
      <w:r w:rsidR="00BA0F57">
        <w:t>far.</w:t>
      </w:r>
    </w:p>
    <w:p w14:paraId="4C2DF3C9" w14:textId="5D5B5930" w:rsidR="0057554C" w:rsidRPr="0057554C" w:rsidRDefault="00BF3F35" w:rsidP="00E31867">
      <w:r w:rsidRPr="00BA0F57">
        <w:rPr>
          <w:b/>
        </w:rPr>
        <w:t xml:space="preserve">Chinese </w:t>
      </w:r>
      <w:r w:rsidR="00596B09" w:rsidRPr="00BA0F57">
        <w:rPr>
          <w:b/>
        </w:rPr>
        <w:t>community</w:t>
      </w:r>
      <w:r w:rsidR="00BA0F57" w:rsidRPr="00BA0F57">
        <w:rPr>
          <w:b/>
        </w:rPr>
        <w:t xml:space="preserve"> outreach</w:t>
      </w:r>
      <w:r w:rsidR="00F605FD" w:rsidRPr="00E31867">
        <w:t>. Christianity is not a western religion. Chinese characters and the Bible have a close relationship in purpose and meaning.</w:t>
      </w:r>
      <w:r w:rsidR="00742A9B" w:rsidRPr="00E31867">
        <w:t xml:space="preserve"> </w:t>
      </w:r>
      <w:proofErr w:type="gramStart"/>
      <w:ins w:id="272" w:author="Office 2004 Test Drive User" w:date="2018-10-08T22:19:00Z">
        <w:r w:rsidR="00CE58BD">
          <w:t>A</w:t>
        </w:r>
        <w:proofErr w:type="gramEnd"/>
        <w:r w:rsidR="00CE58BD">
          <w:t xml:space="preserve"> l</w:t>
        </w:r>
      </w:ins>
      <w:del w:id="273" w:author="Office 2004 Test Drive User" w:date="2018-10-08T22:19:00Z">
        <w:r w:rsidR="00742A9B" w:rsidRPr="00E31867" w:rsidDel="00CE58BD">
          <w:delText>L</w:delText>
        </w:r>
      </w:del>
      <w:r w:rsidR="00742A9B" w:rsidRPr="00E31867">
        <w:t xml:space="preserve">arge </w:t>
      </w:r>
      <w:ins w:id="274" w:author="Office 2004 Test Drive User" w:date="2018-10-08T22:20:00Z">
        <w:r w:rsidR="00CE58BD">
          <w:t>number</w:t>
        </w:r>
      </w:ins>
      <w:del w:id="275" w:author="Office 2004 Test Drive User" w:date="2018-10-08T22:20:00Z">
        <w:r w:rsidR="00742A9B" w:rsidRPr="00E31867" w:rsidDel="00CE58BD">
          <w:delText>population</w:delText>
        </w:r>
      </w:del>
      <w:r w:rsidR="00742A9B" w:rsidRPr="00E31867">
        <w:t xml:space="preserve"> of Chinese foreign workers here have yet to </w:t>
      </w:r>
      <w:r w:rsidR="0042270E" w:rsidRPr="00E31867">
        <w:t xml:space="preserve">find real peace and joy nor </w:t>
      </w:r>
      <w:r w:rsidR="00742A9B" w:rsidRPr="00E31867">
        <w:t>hear</w:t>
      </w:r>
      <w:ins w:id="276" w:author="Office 2004 Test Drive User" w:date="2018-10-08T22:20:00Z">
        <w:r w:rsidR="00CE58BD">
          <w:t>d</w:t>
        </w:r>
      </w:ins>
      <w:r w:rsidR="00742A9B" w:rsidRPr="00E31867">
        <w:t xml:space="preserve"> the Go</w:t>
      </w:r>
      <w:r w:rsidR="00C15E71" w:rsidRPr="00E31867">
        <w:t>od News</w:t>
      </w:r>
      <w:r w:rsidR="00742A9B" w:rsidRPr="00E31867">
        <w:t xml:space="preserve"> of </w:t>
      </w:r>
      <w:r w:rsidR="0042270E" w:rsidRPr="00E31867">
        <w:t>love and hope.</w:t>
      </w:r>
      <w:r w:rsidR="00BA6849" w:rsidRPr="00E31867">
        <w:t xml:space="preserve"> </w:t>
      </w:r>
      <w:r w:rsidR="00E64216" w:rsidRPr="00E31867">
        <w:t>The</w:t>
      </w:r>
      <w:r w:rsidR="00882FF9">
        <w:t>ir</w:t>
      </w:r>
      <w:r w:rsidR="00E64216" w:rsidRPr="00E31867">
        <w:t xml:space="preserve"> thirst can only be satisfied by the living water, their empty soul can only find new life</w:t>
      </w:r>
      <w:ins w:id="277" w:author="Office 2004 Test Drive User" w:date="2018-10-08T22:21:00Z">
        <w:r w:rsidR="00CE58BD">
          <w:t>;</w:t>
        </w:r>
      </w:ins>
      <w:del w:id="278" w:author="Office 2004 Test Drive User" w:date="2018-10-08T22:21:00Z">
        <w:r w:rsidR="00E64216" w:rsidRPr="00E31867" w:rsidDel="00CE58BD">
          <w:delText>,</w:delText>
        </w:r>
      </w:del>
      <w:r w:rsidR="00E64216" w:rsidRPr="00E31867">
        <w:t xml:space="preserve"> eternal life in Christ. </w:t>
      </w:r>
      <w:r w:rsidR="0057554C" w:rsidRPr="0057554C">
        <w:rPr>
          <w:i/>
        </w:rPr>
        <w:t>Jesus replied, “I am the bread of life. Whoever comes to me will never be hungry again. Whoever believes in me will never be thirsty.</w:t>
      </w:r>
      <w:del w:id="279" w:author="Office 2004 Test Drive User" w:date="2018-10-08T22:21:00Z">
        <w:r w:rsidR="0057554C" w:rsidDel="00CE58BD">
          <w:delText xml:space="preserve"> </w:delText>
        </w:r>
      </w:del>
      <w:ins w:id="280" w:author="Office 2004 Test Drive User" w:date="2018-10-08T22:21:00Z">
        <w:r w:rsidR="00CE58BD">
          <w:t>“</w:t>
        </w:r>
      </w:ins>
      <w:proofErr w:type="gramStart"/>
      <w:r w:rsidR="0057554C" w:rsidRPr="00E12F06">
        <w:rPr>
          <w:rFonts w:ascii="Comic Sans MS" w:hAnsi="Comic Sans MS"/>
          <w:sz w:val="18"/>
          <w:szCs w:val="18"/>
        </w:rPr>
        <w:t>(</w:t>
      </w:r>
      <w:proofErr w:type="spellStart"/>
      <w:r w:rsidR="0057554C" w:rsidRPr="00E12F06">
        <w:rPr>
          <w:rFonts w:ascii="Comic Sans MS" w:hAnsi="Comic Sans MS"/>
          <w:sz w:val="18"/>
          <w:szCs w:val="18"/>
        </w:rPr>
        <w:t>Jn</w:t>
      </w:r>
      <w:proofErr w:type="spellEnd"/>
      <w:r w:rsidR="0057554C" w:rsidRPr="00E12F06">
        <w:rPr>
          <w:rFonts w:ascii="Comic Sans MS" w:hAnsi="Comic Sans MS"/>
          <w:sz w:val="18"/>
          <w:szCs w:val="18"/>
        </w:rPr>
        <w:t xml:space="preserve"> 6:35, NLT)</w:t>
      </w:r>
      <w:r w:rsidR="00E12F06">
        <w:rPr>
          <w:rFonts w:ascii="Comic Sans MS" w:hAnsi="Comic Sans MS"/>
          <w:sz w:val="18"/>
          <w:szCs w:val="18"/>
        </w:rPr>
        <w:t>.</w:t>
      </w:r>
      <w:proofErr w:type="gramEnd"/>
    </w:p>
    <w:p w14:paraId="19EE493B" w14:textId="55F74B97" w:rsidR="004526C0" w:rsidRDefault="00BA6849" w:rsidP="00E31867">
      <w:pPr>
        <w:rPr>
          <w:rFonts w:ascii="Verdana" w:hAnsi="Verdana"/>
          <w:color w:val="000000"/>
          <w:shd w:val="clear" w:color="auto" w:fill="FFFFFF"/>
        </w:rPr>
      </w:pPr>
      <w:r w:rsidRPr="00E31867">
        <w:t>Our sister</w:t>
      </w:r>
      <w:r w:rsidR="00634155">
        <w:t xml:space="preserve"> Wang Liz</w:t>
      </w:r>
      <w:r w:rsidRPr="00E31867">
        <w:t xml:space="preserve">hen shared </w:t>
      </w:r>
      <w:ins w:id="281" w:author="Office 2004 Test Drive User" w:date="2018-10-08T22:24:00Z">
        <w:r w:rsidR="00CE58BD">
          <w:t xml:space="preserve">about </w:t>
        </w:r>
      </w:ins>
      <w:r w:rsidRPr="00E31867">
        <w:t xml:space="preserve">the </w:t>
      </w:r>
      <w:r w:rsidR="00DA4C4A">
        <w:t xml:space="preserve">local </w:t>
      </w:r>
      <w:r w:rsidRPr="00E31867">
        <w:t xml:space="preserve">church </w:t>
      </w:r>
      <w:r w:rsidR="002932B0" w:rsidRPr="00E31867">
        <w:t xml:space="preserve">gospel meeting </w:t>
      </w:r>
      <w:r w:rsidRPr="00E31867">
        <w:t>in Ningbo</w:t>
      </w:r>
      <w:r w:rsidR="00A76B21">
        <w:t>, China</w:t>
      </w:r>
      <w:r w:rsidRPr="00E31867">
        <w:t xml:space="preserve"> </w:t>
      </w:r>
      <w:r w:rsidR="002932B0" w:rsidRPr="00E31867">
        <w:t xml:space="preserve">on the </w:t>
      </w:r>
      <w:r w:rsidRPr="00E31867">
        <w:t xml:space="preserve">15th of </w:t>
      </w:r>
      <w:r w:rsidR="002932B0" w:rsidRPr="00E31867">
        <w:t>every</w:t>
      </w:r>
      <w:r w:rsidRPr="00E31867">
        <w:t xml:space="preserve"> month.</w:t>
      </w:r>
      <w:r w:rsidR="00871FE5" w:rsidRPr="00E31867">
        <w:t xml:space="preserve"> A few days </w:t>
      </w:r>
      <w:ins w:id="282" w:author="Office 2004 Test Drive User" w:date="2018-10-08T22:25:00Z">
        <w:r w:rsidR="00CE58BD">
          <w:t>before the event</w:t>
        </w:r>
      </w:ins>
      <w:del w:id="283" w:author="Office 2004 Test Drive User" w:date="2018-10-08T22:25:00Z">
        <w:r w:rsidR="00871FE5" w:rsidRPr="00E31867" w:rsidDel="00CE58BD">
          <w:delText>in advance</w:delText>
        </w:r>
      </w:del>
      <w:r w:rsidR="00871FE5" w:rsidRPr="00E31867">
        <w:t>,</w:t>
      </w:r>
      <w:ins w:id="284" w:author="Office 2004 Test Drive User" w:date="2018-10-08T22:25:00Z">
        <w:r w:rsidR="00CE58BD">
          <w:t xml:space="preserve"> </w:t>
        </w:r>
      </w:ins>
      <w:del w:id="285" w:author="Office 2004 Test Drive User" w:date="2018-10-08T22:25:00Z">
        <w:r w:rsidR="00871FE5" w:rsidRPr="00E31867" w:rsidDel="00CE58BD">
          <w:delText xml:space="preserve"> the </w:delText>
        </w:r>
      </w:del>
      <w:r w:rsidR="00871FE5" w:rsidRPr="00E31867">
        <w:t xml:space="preserve">young people </w:t>
      </w:r>
      <w:r w:rsidR="00A76B21">
        <w:t xml:space="preserve">from the local church </w:t>
      </w:r>
      <w:r w:rsidR="00871FE5" w:rsidRPr="00E31867">
        <w:t xml:space="preserve">will go </w:t>
      </w:r>
      <w:ins w:id="286" w:author="Office 2004 Test Drive User" w:date="2018-10-08T22:25:00Z">
        <w:r w:rsidR="00CE58BD">
          <w:t>around the</w:t>
        </w:r>
      </w:ins>
      <w:del w:id="287" w:author="Office 2004 Test Drive User" w:date="2018-10-08T22:25:00Z">
        <w:r w:rsidR="00871FE5" w:rsidRPr="00E31867" w:rsidDel="00CE58BD">
          <w:delText>to the</w:delText>
        </w:r>
      </w:del>
      <w:r w:rsidR="00871FE5" w:rsidRPr="00E31867">
        <w:t xml:space="preserve"> neighbourhood to invite</w:t>
      </w:r>
      <w:ins w:id="288" w:author="Office 2004 Test Drive User" w:date="2018-10-08T22:27:00Z">
        <w:r w:rsidR="00CE58BD">
          <w:t xml:space="preserve"> people </w:t>
        </w:r>
      </w:ins>
      <w:del w:id="289" w:author="Office 2004 Test Drive User" w:date="2018-10-08T22:27:00Z">
        <w:r w:rsidR="00871FE5" w:rsidRPr="00E31867" w:rsidDel="00CE58BD">
          <w:delText xml:space="preserve"> </w:delText>
        </w:r>
        <w:r w:rsidR="00BF27B0" w:rsidDel="00CE58BD">
          <w:delText xml:space="preserve">gospel friends </w:delText>
        </w:r>
      </w:del>
      <w:r w:rsidR="00871FE5" w:rsidRPr="00E31867">
        <w:t>for the gospel meet</w:t>
      </w:r>
      <w:r w:rsidR="00066AFC">
        <w:t xml:space="preserve">ing, targeting especially the </w:t>
      </w:r>
      <w:r w:rsidR="00871FE5" w:rsidRPr="00E31867">
        <w:t>migrant workers from other town</w:t>
      </w:r>
      <w:ins w:id="290" w:author="Office 2004 Test Drive User" w:date="2018-10-08T22:28:00Z">
        <w:r w:rsidR="00CE58BD">
          <w:t>s</w:t>
        </w:r>
      </w:ins>
      <w:r w:rsidR="00871FE5" w:rsidRPr="00E31867">
        <w:t>.</w:t>
      </w:r>
      <w:r w:rsidR="00A70883" w:rsidRPr="00E31867">
        <w:t xml:space="preserve"> The older brothers and sisters will stay in the church to pray and prepare </w:t>
      </w:r>
      <w:del w:id="291" w:author="Office 2004 Test Drive User" w:date="2018-10-08T22:28:00Z">
        <w:r w:rsidR="00BF27B0" w:rsidDel="00CE58BD">
          <w:delText xml:space="preserve">for </w:delText>
        </w:r>
      </w:del>
      <w:r w:rsidR="00A70883" w:rsidRPr="00E31867">
        <w:t>dinner. Rain or shine</w:t>
      </w:r>
      <w:r w:rsidR="00354C69">
        <w:t>, the g</w:t>
      </w:r>
      <w:r w:rsidR="00A70883" w:rsidRPr="00E31867">
        <w:t>ospel meeting will go on.</w:t>
      </w:r>
      <w:r w:rsidR="0011111D">
        <w:t xml:space="preserve"> Jeremiah </w:t>
      </w:r>
      <w:r w:rsidR="00D7243E">
        <w:t xml:space="preserve">in the Old Testament </w:t>
      </w:r>
      <w:r w:rsidR="0011111D">
        <w:t>said, “</w:t>
      </w:r>
      <w:r w:rsidR="0011111D" w:rsidRPr="0011111D">
        <w:rPr>
          <w:i/>
        </w:rPr>
        <w:t>If I say, “I will not mention him,</w:t>
      </w:r>
      <w:r w:rsidR="002A2389">
        <w:rPr>
          <w:i/>
        </w:rPr>
        <w:t xml:space="preserve"> </w:t>
      </w:r>
      <w:r w:rsidR="0011111D" w:rsidRPr="0011111D">
        <w:rPr>
          <w:i/>
        </w:rPr>
        <w:t xml:space="preserve">or speak any more in his </w:t>
      </w:r>
      <w:r w:rsidR="00531939" w:rsidRPr="0011111D">
        <w:rPr>
          <w:i/>
        </w:rPr>
        <w:t>name,” there</w:t>
      </w:r>
      <w:r w:rsidR="0011111D" w:rsidRPr="0011111D">
        <w:rPr>
          <w:i/>
        </w:rPr>
        <w:t xml:space="preserve"> is in my heart as it were a burning fire shut up in my bones,</w:t>
      </w:r>
      <w:r w:rsidR="002A2389">
        <w:rPr>
          <w:i/>
        </w:rPr>
        <w:t xml:space="preserve"> </w:t>
      </w:r>
      <w:r w:rsidR="0011111D" w:rsidRPr="0011111D">
        <w:rPr>
          <w:i/>
        </w:rPr>
        <w:t>and I am weary with holding it in, and I cannot.</w:t>
      </w:r>
      <w:r w:rsidR="0011111D">
        <w:rPr>
          <w:i/>
        </w:rPr>
        <w:t>”</w:t>
      </w:r>
      <w:r w:rsidR="0011111D">
        <w:t xml:space="preserve"> </w:t>
      </w:r>
      <w:r w:rsidR="0011111D" w:rsidRPr="00E12F06">
        <w:rPr>
          <w:rFonts w:ascii="Comic Sans MS" w:hAnsi="Comic Sans MS"/>
          <w:sz w:val="18"/>
          <w:szCs w:val="18"/>
        </w:rPr>
        <w:t>(Jer 20:9)</w:t>
      </w:r>
      <w:r w:rsidR="002A2389">
        <w:rPr>
          <w:rFonts w:ascii="Verdana" w:hAnsi="Verdana"/>
          <w:color w:val="000000"/>
          <w:shd w:val="clear" w:color="auto" w:fill="FFFFFF"/>
        </w:rPr>
        <w:t>.</w:t>
      </w:r>
    </w:p>
    <w:p w14:paraId="657C0AD0" w14:textId="7CCB8FBC" w:rsidR="00A455B2" w:rsidRDefault="00E36534" w:rsidP="00E31867">
      <w:r>
        <w:t xml:space="preserve">Many </w:t>
      </w:r>
      <w:r w:rsidR="00E50E9F" w:rsidRPr="00E31867">
        <w:t xml:space="preserve">young </w:t>
      </w:r>
      <w:del w:id="292" w:author="Office 2004 Test Drive User" w:date="2018-10-08T22:34:00Z">
        <w:r w:rsidR="00E50E9F" w:rsidRPr="00E31867" w:rsidDel="00CE58BD">
          <w:delText xml:space="preserve">and </w:delText>
        </w:r>
      </w:del>
      <w:r w:rsidR="00E50E9F" w:rsidRPr="00E31867">
        <w:t>intellectual</w:t>
      </w:r>
      <w:ins w:id="293" w:author="Office 2004 Test Drive User" w:date="2018-10-08T22:34:00Z">
        <w:r w:rsidR="00CE58BD">
          <w:t>s</w:t>
        </w:r>
      </w:ins>
      <w:r>
        <w:t xml:space="preserve"> among the Chinese often </w:t>
      </w:r>
      <w:proofErr w:type="gramStart"/>
      <w:r>
        <w:t>says</w:t>
      </w:r>
      <w:proofErr w:type="gramEnd"/>
      <w:r>
        <w:t>, “N</w:t>
      </w:r>
      <w:r w:rsidR="0014523F" w:rsidRPr="00E31867">
        <w:t>othing is happening to me so w</w:t>
      </w:r>
      <w:r w:rsidR="00E50E9F" w:rsidRPr="00E31867">
        <w:t>hy must I believe</w:t>
      </w:r>
      <w:r>
        <w:t xml:space="preserve"> in Jesus Christ</w:t>
      </w:r>
      <w:r w:rsidR="00E50E9F" w:rsidRPr="00E31867">
        <w:t>?</w:t>
      </w:r>
      <w:r>
        <w:t xml:space="preserve">” </w:t>
      </w:r>
      <w:proofErr w:type="gramStart"/>
      <w:r>
        <w:t>These are but some of the challenges in reaching out to the Chinese.</w:t>
      </w:r>
      <w:proofErr w:type="gramEnd"/>
      <w:del w:id="294" w:author="Office 2004 Test Drive User" w:date="2018-10-08T22:40:00Z">
        <w:r w:rsidR="00E50E9F" w:rsidRPr="00E31867" w:rsidDel="00F14B4D">
          <w:delText xml:space="preserve"> </w:delText>
        </w:r>
        <w:r w:rsidR="0046310F" w:rsidDel="00F14B4D">
          <w:delText>The truth is many renowned s</w:delText>
        </w:r>
        <w:r w:rsidR="00B23BCF" w:rsidRPr="00E31867" w:rsidDel="00F14B4D">
          <w:delText xml:space="preserve">cientists </w:delText>
        </w:r>
        <w:r w:rsidR="0046310F" w:rsidDel="00F14B4D">
          <w:delText>like</w:delText>
        </w:r>
        <w:r w:rsidR="00B23BCF" w:rsidRPr="00E31867" w:rsidDel="00F14B4D">
          <w:delText xml:space="preserve"> Newton, Einstein and Darwin</w:delText>
        </w:r>
      </w:del>
      <w:ins w:id="295" w:author="Office 2004 Test Drive User" w:date="2018-10-08T22:39:00Z">
        <w:r w:rsidR="00F14B4D">
          <w:t xml:space="preserve"> </w:t>
        </w:r>
      </w:ins>
      <w:del w:id="296" w:author="Office 2004 Test Drive User" w:date="2018-10-08T22:39:00Z">
        <w:r w:rsidR="0046310F" w:rsidDel="00F14B4D">
          <w:delText>,</w:delText>
        </w:r>
        <w:r w:rsidR="00B23BCF" w:rsidRPr="00E31867" w:rsidDel="00F14B4D">
          <w:delText xml:space="preserve"> all have repented from sins and believe in Jesus Christ as Lord and Saviour.</w:delText>
        </w:r>
        <w:r w:rsidR="0001176E" w:rsidDel="00F14B4D">
          <w:delText xml:space="preserve"> </w:delText>
        </w:r>
      </w:del>
      <w:r w:rsidR="00F73B3B">
        <w:t>“</w:t>
      </w:r>
      <w:r w:rsidR="0001176E" w:rsidRPr="00787185">
        <w:rPr>
          <w:i/>
        </w:rPr>
        <w:t>E</w:t>
      </w:r>
      <w:r w:rsidR="004D2D3A" w:rsidRPr="00787185">
        <w:rPr>
          <w:i/>
        </w:rPr>
        <w:t>very healthy tree bears good fruit, but the diseased tree bears bad fruit</w:t>
      </w:r>
      <w:r w:rsidR="00F73B3B">
        <w:rPr>
          <w:i/>
        </w:rPr>
        <w:t>.”</w:t>
      </w:r>
      <w:r w:rsidR="004D2D3A" w:rsidRPr="00E31867">
        <w:t xml:space="preserve"> </w:t>
      </w:r>
      <w:r w:rsidR="004D2D3A" w:rsidRPr="00E12F06">
        <w:rPr>
          <w:rFonts w:ascii="Comic Sans MS" w:hAnsi="Comic Sans MS"/>
          <w:sz w:val="18"/>
          <w:szCs w:val="18"/>
        </w:rPr>
        <w:t>(Mt 7:17)</w:t>
      </w:r>
      <w:r w:rsidR="00787185">
        <w:t>.</w:t>
      </w:r>
      <w:r w:rsidR="004D2D3A" w:rsidRPr="00E31867">
        <w:t xml:space="preserve"> </w:t>
      </w:r>
      <w:r w:rsidR="00176B48" w:rsidRPr="00E31867">
        <w:t>We cannot depend on our own behaviours, nor ourselves, bu</w:t>
      </w:r>
      <w:ins w:id="297" w:author="Office 2004 Test Drive User" w:date="2018-10-08T22:40:00Z">
        <w:r w:rsidR="00F14B4D">
          <w:t xml:space="preserve">t to </w:t>
        </w:r>
      </w:ins>
      <w:del w:id="298" w:author="Office 2004 Test Drive User" w:date="2018-10-08T22:40:00Z">
        <w:r w:rsidR="00176B48" w:rsidRPr="00E31867" w:rsidDel="00F14B4D">
          <w:delText xml:space="preserve">t </w:delText>
        </w:r>
      </w:del>
      <w:r w:rsidR="00176B48" w:rsidRPr="00E31867">
        <w:t xml:space="preserve">abide in Christ </w:t>
      </w:r>
      <w:del w:id="299" w:author="Office 2004 Test Drive User" w:date="2018-10-08T22:39:00Z">
        <w:r w:rsidR="00176B48" w:rsidRPr="00E31867" w:rsidDel="00F14B4D">
          <w:delText>for</w:delText>
        </w:r>
      </w:del>
      <w:ins w:id="300" w:author="Office 2004 Test Drive User" w:date="2018-10-08T22:39:00Z">
        <w:r w:rsidR="00F14B4D">
          <w:t>for n</w:t>
        </w:r>
      </w:ins>
      <w:del w:id="301" w:author="Office 2004 Test Drive User" w:date="2018-10-08T22:38:00Z">
        <w:r w:rsidR="00176B48" w:rsidRPr="00E31867" w:rsidDel="00F14B4D">
          <w:delText xml:space="preserve"> the n</w:delText>
        </w:r>
      </w:del>
      <w:proofErr w:type="gramStart"/>
      <w:r w:rsidR="00176B48" w:rsidRPr="00E31867">
        <w:t>ew</w:t>
      </w:r>
      <w:proofErr w:type="gramEnd"/>
      <w:r w:rsidR="00176B48" w:rsidRPr="00E31867">
        <w:t xml:space="preserve"> life.</w:t>
      </w:r>
    </w:p>
    <w:p w14:paraId="62B7B81C" w14:textId="7FFCE2BB" w:rsidR="00E50E9F" w:rsidRDefault="0005168C" w:rsidP="00E31867">
      <w:r w:rsidRPr="00E31867">
        <w:t xml:space="preserve">Money does not buy true peace and real joy, Taobao billionaire MaYun confessed he is not happy. But the apostle Paul </w:t>
      </w:r>
      <w:r w:rsidR="008239B1" w:rsidRPr="00E31867">
        <w:t>while imprisoned</w:t>
      </w:r>
      <w:ins w:id="302" w:author="Office 2004 Test Drive User" w:date="2018-10-08T22:42:00Z">
        <w:r w:rsidR="00F14B4D">
          <w:t>,</w:t>
        </w:r>
      </w:ins>
      <w:r w:rsidR="008239B1" w:rsidRPr="00E31867">
        <w:t xml:space="preserve"> </w:t>
      </w:r>
      <w:proofErr w:type="gramStart"/>
      <w:r w:rsidR="008239B1" w:rsidRPr="00E31867">
        <w:t>s</w:t>
      </w:r>
      <w:ins w:id="303" w:author="Office 2004 Test Drive User" w:date="2018-10-08T22:42:00Z">
        <w:r w:rsidR="00F14B4D">
          <w:t>a</w:t>
        </w:r>
      </w:ins>
      <w:proofErr w:type="gramEnd"/>
      <w:del w:id="304" w:author="Office 2004 Test Drive User" w:date="2018-10-08T22:42:00Z">
        <w:r w:rsidR="008239B1" w:rsidRPr="00E31867" w:rsidDel="00F14B4D">
          <w:delText>i</w:delText>
        </w:r>
      </w:del>
      <w:r w:rsidR="008239B1" w:rsidRPr="00E31867">
        <w:t>ng hymns, pray</w:t>
      </w:r>
      <w:ins w:id="305" w:author="Office 2004 Test Drive User" w:date="2018-10-08T22:42:00Z">
        <w:r w:rsidR="00F14B4D">
          <w:t>ed</w:t>
        </w:r>
      </w:ins>
      <w:r w:rsidR="008239B1" w:rsidRPr="00E31867">
        <w:t xml:space="preserve"> and g</w:t>
      </w:r>
      <w:ins w:id="306" w:author="Office 2004 Test Drive User" w:date="2018-10-08T22:42:00Z">
        <w:r w:rsidR="00F14B4D">
          <w:t>a</w:t>
        </w:r>
      </w:ins>
      <w:del w:id="307" w:author="Office 2004 Test Drive User" w:date="2018-10-08T22:42:00Z">
        <w:r w:rsidR="008239B1" w:rsidRPr="00E31867" w:rsidDel="00F14B4D">
          <w:delText>i</w:delText>
        </w:r>
      </w:del>
      <w:r w:rsidR="008239B1" w:rsidRPr="00E31867">
        <w:t xml:space="preserve">ve thanks to God, </w:t>
      </w:r>
      <w:ins w:id="308" w:author="Office 2004 Test Drive User" w:date="2018-10-08T22:43:00Z">
        <w:r w:rsidR="00F14B4D">
          <w:t xml:space="preserve">being </w:t>
        </w:r>
      </w:ins>
      <w:r w:rsidR="008239B1" w:rsidRPr="00E31867">
        <w:t>full of peace and joy in the Lord.</w:t>
      </w:r>
      <w:r w:rsidR="00416F7F" w:rsidRPr="00E31867">
        <w:t xml:space="preserve"> (</w:t>
      </w:r>
      <w:r w:rsidR="00416F7F" w:rsidRPr="005356C4">
        <w:rPr>
          <w:rFonts w:ascii="Comic Sans MS" w:hAnsi="Comic Sans MS"/>
          <w:sz w:val="18"/>
          <w:szCs w:val="18"/>
        </w:rPr>
        <w:t>Acts 16:25</w:t>
      </w:r>
      <w:r w:rsidR="00416F7F" w:rsidRPr="00E31867">
        <w:t>)</w:t>
      </w:r>
      <w:r w:rsidR="00F72E25" w:rsidRPr="00E31867">
        <w:t xml:space="preserve">. </w:t>
      </w:r>
      <w:r w:rsidR="00A455B2">
        <w:t>A group outing was initiated for the Chinese speaking</w:t>
      </w:r>
      <w:ins w:id="309" w:author="Office 2004 Test Drive User" w:date="2018-10-08T22:44:00Z">
        <w:r w:rsidR="00F14B4D">
          <w:t xml:space="preserve"> community</w:t>
        </w:r>
      </w:ins>
      <w:del w:id="310" w:author="Office 2004 Test Drive User" w:date="2018-10-08T22:44:00Z">
        <w:r w:rsidR="00A455B2" w:rsidDel="00F14B4D">
          <w:delText xml:space="preserve"> </w:delText>
        </w:r>
      </w:del>
      <w:del w:id="311" w:author="Office 2004 Test Drive User" w:date="2018-10-08T22:43:00Z">
        <w:r w:rsidR="00A455B2" w:rsidDel="00F14B4D">
          <w:delText>gospel friends</w:delText>
        </w:r>
      </w:del>
      <w:r w:rsidR="00A455B2">
        <w:t xml:space="preserve"> during a public holiday. </w:t>
      </w:r>
      <w:ins w:id="312" w:author="Office 2004 Test Drive User" w:date="2018-10-08T22:45:00Z">
        <w:r w:rsidR="004D4A27">
          <w:t>We enjoyed</w:t>
        </w:r>
        <w:r w:rsidR="00F14B4D">
          <w:t xml:space="preserve"> a good time of fellowship</w:t>
        </w:r>
      </w:ins>
      <w:ins w:id="313" w:author="Office 2004 Test Drive User" w:date="2018-10-08T22:47:00Z">
        <w:r w:rsidR="004D4A27">
          <w:t xml:space="preserve"> during this</w:t>
        </w:r>
      </w:ins>
      <w:del w:id="314" w:author="Office 2004 Test Drive User" w:date="2018-10-08T22:47:00Z">
        <w:r w:rsidR="00A455B2" w:rsidDel="004D4A27">
          <w:delText>The</w:delText>
        </w:r>
      </w:del>
      <w:r w:rsidR="00A455B2">
        <w:t xml:space="preserve"> o</w:t>
      </w:r>
      <w:r w:rsidR="00A455B2" w:rsidRPr="00E31867">
        <w:t>utreach cum picnic</w:t>
      </w:r>
      <w:ins w:id="315" w:author="Office 2004 Test Drive User" w:date="2018-10-08T22:47:00Z">
        <w:r w:rsidR="004D4A27">
          <w:t xml:space="preserve"> activity and</w:t>
        </w:r>
      </w:ins>
      <w:r w:rsidR="00A455B2" w:rsidRPr="00E31867">
        <w:t xml:space="preserve"> </w:t>
      </w:r>
      <w:ins w:id="316" w:author="Office 2004 Test Drive User" w:date="2018-10-08T22:47:00Z">
        <w:r w:rsidR="004D4A27">
          <w:t xml:space="preserve">got </w:t>
        </w:r>
      </w:ins>
      <w:del w:id="317" w:author="Office 2004 Test Drive User" w:date="2018-10-08T22:47:00Z">
        <w:r w:rsidR="00A455B2" w:rsidRPr="00E31867" w:rsidDel="004D4A27">
          <w:delText xml:space="preserve">enjoyed </w:delText>
        </w:r>
        <w:r w:rsidR="00782E2C" w:rsidDel="004D4A27">
          <w:delText xml:space="preserve">a good time of fellowship and get </w:delText>
        </w:r>
      </w:del>
      <w:r w:rsidR="00782E2C">
        <w:t>to know</w:t>
      </w:r>
      <w:r w:rsidR="00A455B2">
        <w:t xml:space="preserve"> many new </w:t>
      </w:r>
      <w:ins w:id="318" w:author="Office 2004 Test Drive User" w:date="2018-10-08T22:48:00Z">
        <w:r w:rsidR="004D4A27">
          <w:t>pre-believing friends.</w:t>
        </w:r>
      </w:ins>
      <w:del w:id="319" w:author="Office 2004 Test Drive User" w:date="2018-10-08T22:48:00Z">
        <w:r w:rsidR="00A455B2" w:rsidRPr="00E31867" w:rsidDel="004D4A27">
          <w:delText>gospel friends</w:delText>
        </w:r>
      </w:del>
      <w:r w:rsidR="00A455B2" w:rsidRPr="00E31867">
        <w:t>.</w:t>
      </w:r>
      <w:r w:rsidR="00731301">
        <w:t xml:space="preserve"> </w:t>
      </w:r>
      <w:r w:rsidR="00F73B3B">
        <w:t>“</w:t>
      </w:r>
      <w:r w:rsidR="00F72E25" w:rsidRPr="00731301">
        <w:rPr>
          <w:i/>
        </w:rPr>
        <w:t>How beautiful upon the mountains are the feet of him who brings good news, who publishes peace, who brings good news of happiness, who publishes salvation, who says to Zion, “Your God reigns.”</w:t>
      </w:r>
      <w:r w:rsidR="00F72E25" w:rsidRPr="00E31867">
        <w:t xml:space="preserve"> </w:t>
      </w:r>
      <w:r w:rsidR="00F72E25" w:rsidRPr="00E12F06">
        <w:rPr>
          <w:rFonts w:ascii="Comic Sans MS" w:hAnsi="Comic Sans MS"/>
          <w:sz w:val="18"/>
          <w:szCs w:val="18"/>
        </w:rPr>
        <w:t>(Isa 52:7)</w:t>
      </w:r>
      <w:r w:rsidR="00E12F06">
        <w:t>.</w:t>
      </w:r>
      <w:r w:rsidR="007F5F55">
        <w:t xml:space="preserve"> Bringing the good news to the end of the earth requires one to run with it </w:t>
      </w:r>
      <w:r w:rsidR="007F5F55" w:rsidRPr="007F5F55">
        <w:rPr>
          <w:rFonts w:ascii="Comic Sans MS" w:hAnsi="Comic Sans MS"/>
          <w:sz w:val="18"/>
          <w:szCs w:val="18"/>
        </w:rPr>
        <w:t>(</w:t>
      </w:r>
      <w:proofErr w:type="spellStart"/>
      <w:r w:rsidR="007F5F55" w:rsidRPr="007F5F55">
        <w:rPr>
          <w:rFonts w:ascii="Comic Sans MS" w:hAnsi="Comic Sans MS"/>
          <w:sz w:val="18"/>
          <w:szCs w:val="18"/>
        </w:rPr>
        <w:t>Hak</w:t>
      </w:r>
      <w:proofErr w:type="spellEnd"/>
      <w:r w:rsidR="007F5F55" w:rsidRPr="007F5F55">
        <w:rPr>
          <w:rFonts w:ascii="Comic Sans MS" w:hAnsi="Comic Sans MS"/>
          <w:sz w:val="18"/>
          <w:szCs w:val="18"/>
        </w:rPr>
        <w:t xml:space="preserve"> 2:2)</w:t>
      </w:r>
      <w:del w:id="320" w:author="Office 2004 Test Drive User" w:date="2018-10-08T22:52:00Z">
        <w:r w:rsidR="007F5F55" w:rsidDel="00D9425F">
          <w:delText xml:space="preserve"> and upon the mountains in the mission fields</w:delText>
        </w:r>
      </w:del>
      <w:r w:rsidR="007F5F55">
        <w:t>.</w:t>
      </w:r>
    </w:p>
    <w:p w14:paraId="3D1EEF40" w14:textId="1613393B" w:rsidR="00653B1C" w:rsidRPr="00BF4447" w:rsidRDefault="007E6173" w:rsidP="00E31867">
      <w:r w:rsidRPr="00BA0F57">
        <w:rPr>
          <w:b/>
        </w:rPr>
        <w:t>Indian community</w:t>
      </w:r>
      <w:r w:rsidR="00BA0F57" w:rsidRPr="00BA0F57">
        <w:rPr>
          <w:b/>
        </w:rPr>
        <w:t xml:space="preserve"> outreach</w:t>
      </w:r>
      <w:r w:rsidRPr="00E31867">
        <w:t xml:space="preserve">. </w:t>
      </w:r>
      <w:r w:rsidR="00B045E5">
        <w:t xml:space="preserve">We are blessed to have Indian families </w:t>
      </w:r>
      <w:ins w:id="321" w:author="Office 2004 Test Drive User" w:date="2018-10-08T22:53:00Z">
        <w:r w:rsidR="00D9425F">
          <w:t xml:space="preserve">worshipping </w:t>
        </w:r>
      </w:ins>
      <w:r w:rsidR="00B045E5">
        <w:t>in our midst. They reach out to</w:t>
      </w:r>
      <w:r w:rsidR="00A15760">
        <w:t xml:space="preserve"> the Indian community and other</w:t>
      </w:r>
      <w:r w:rsidR="00B045E5">
        <w:t xml:space="preserve"> </w:t>
      </w:r>
      <w:r w:rsidR="00E73618" w:rsidRPr="00B045E5">
        <w:t xml:space="preserve">non-domestic Work Permit holders </w:t>
      </w:r>
      <w:del w:id="322" w:author="Office 2004 Test Drive User" w:date="2018-10-08T22:53:00Z">
        <w:r w:rsidR="00A15760" w:rsidDel="00D9425F">
          <w:delText xml:space="preserve">such as </w:delText>
        </w:r>
      </w:del>
      <w:r w:rsidR="00E73618" w:rsidRPr="00B045E5">
        <w:t xml:space="preserve">from </w:t>
      </w:r>
      <w:r w:rsidR="00B045E5">
        <w:t>Bangladesh</w:t>
      </w:r>
      <w:r w:rsidR="00B045E5" w:rsidRPr="00B045E5">
        <w:t>.</w:t>
      </w:r>
      <w:r w:rsidR="00107117">
        <w:t xml:space="preserve"> Our Indian brethren</w:t>
      </w:r>
      <w:r w:rsidR="000210C7">
        <w:t xml:space="preserve"> </w:t>
      </w:r>
      <w:r w:rsidR="00107117">
        <w:t xml:space="preserve">go gospel tracting where the work migrants </w:t>
      </w:r>
      <w:ins w:id="323" w:author="Office 2004 Test Drive User" w:date="2018-10-08T22:55:00Z">
        <w:r w:rsidR="00D9425F">
          <w:t>congregate during</w:t>
        </w:r>
      </w:ins>
      <w:del w:id="324" w:author="Office 2004 Test Drive User" w:date="2018-10-08T22:55:00Z">
        <w:r w:rsidR="00107117" w:rsidDel="00D9425F">
          <w:delText>frequent on</w:delText>
        </w:r>
      </w:del>
      <w:r w:rsidR="00107117">
        <w:t xml:space="preserve"> their rest day, organize outing</w:t>
      </w:r>
      <w:ins w:id="325" w:author="Office 2004 Test Drive User" w:date="2018-10-08T22:55:00Z">
        <w:r w:rsidR="00D9425F">
          <w:t>s</w:t>
        </w:r>
      </w:ins>
      <w:r w:rsidR="00107117">
        <w:t xml:space="preserve"> </w:t>
      </w:r>
      <w:r w:rsidR="003039C2">
        <w:t xml:space="preserve">during public holidays </w:t>
      </w:r>
      <w:r w:rsidR="00107117">
        <w:t xml:space="preserve">and </w:t>
      </w:r>
      <w:ins w:id="326" w:author="Office 2004 Test Drive User" w:date="2018-10-08T22:55:00Z">
        <w:r w:rsidR="00D9425F">
          <w:t xml:space="preserve">have </w:t>
        </w:r>
      </w:ins>
      <w:r w:rsidR="00107117">
        <w:t>gospel meeting</w:t>
      </w:r>
      <w:ins w:id="327" w:author="Office 2004 Test Drive User" w:date="2018-10-08T22:55:00Z">
        <w:r w:rsidR="00D9425F">
          <w:t xml:space="preserve">s </w:t>
        </w:r>
      </w:ins>
      <w:ins w:id="328" w:author="Office 2004 Test Drive User" w:date="2018-10-08T22:56:00Z">
        <w:r w:rsidR="006E273A">
          <w:t>at the church premises</w:t>
        </w:r>
      </w:ins>
      <w:r w:rsidR="00107117">
        <w:t xml:space="preserve">. </w:t>
      </w:r>
      <w:r w:rsidR="00B045E5">
        <w:t xml:space="preserve"> </w:t>
      </w:r>
      <w:ins w:id="329" w:author="Office 2004 Test Drive User" w:date="2018-10-08T22:56:00Z">
        <w:r w:rsidR="006E273A">
          <w:t>V</w:t>
        </w:r>
      </w:ins>
      <w:del w:id="330" w:author="Office 2004 Test Drive User" w:date="2018-10-08T22:56:00Z">
        <w:r w:rsidRPr="00E31867" w:rsidDel="006E273A">
          <w:delText>V</w:delText>
        </w:r>
      </w:del>
      <w:r w:rsidRPr="00E31867">
        <w:t>isit</w:t>
      </w:r>
      <w:ins w:id="331" w:author="Office 2004 Test Drive User" w:date="2018-10-08T22:56:00Z">
        <w:r w:rsidR="006E273A">
          <w:t>s</w:t>
        </w:r>
      </w:ins>
      <w:r w:rsidRPr="00E31867">
        <w:t xml:space="preserve"> to the community w</w:t>
      </w:r>
      <w:ins w:id="332" w:author="Office 2004 Test Drive User" w:date="2018-10-08T22:57:00Z">
        <w:r w:rsidR="006E273A">
          <w:t>ere</w:t>
        </w:r>
      </w:ins>
      <w:del w:id="333" w:author="Office 2004 Test Drive User" w:date="2018-10-08T22:57:00Z">
        <w:r w:rsidRPr="00E31867" w:rsidDel="006E273A">
          <w:delText>as</w:delText>
        </w:r>
      </w:del>
      <w:r w:rsidRPr="00E31867">
        <w:t xml:space="preserve"> hampered due to sensitivities. Th</w:t>
      </w:r>
      <w:ins w:id="334" w:author="Office 2004 Test Drive User" w:date="2018-10-08T22:57:00Z">
        <w:r w:rsidR="006E273A">
          <w:t>is</w:t>
        </w:r>
      </w:ins>
      <w:del w:id="335" w:author="Office 2004 Test Drive User" w:date="2018-10-08T22:57:00Z">
        <w:r w:rsidRPr="00E31867" w:rsidDel="006E273A">
          <w:delText>e</w:delText>
        </w:r>
      </w:del>
      <w:r w:rsidRPr="00E31867">
        <w:t xml:space="preserve"> work is </w:t>
      </w:r>
      <w:ins w:id="336" w:author="Office 2004 Test Drive User" w:date="2018-10-08T22:57:00Z">
        <w:r w:rsidR="006E273A">
          <w:t>limited</w:t>
        </w:r>
      </w:ins>
      <w:del w:id="337" w:author="Office 2004 Test Drive User" w:date="2018-10-08T22:57:00Z">
        <w:r w:rsidRPr="00E31867" w:rsidDel="006E273A">
          <w:delText>reduced</w:delText>
        </w:r>
      </w:del>
      <w:r w:rsidRPr="00E31867">
        <w:t xml:space="preserve"> to </w:t>
      </w:r>
      <w:ins w:id="338" w:author="Office 2004 Test Drive User" w:date="2018-10-08T22:57:00Z">
        <w:r w:rsidR="006E273A">
          <w:t xml:space="preserve">a </w:t>
        </w:r>
      </w:ins>
      <w:r w:rsidRPr="00E31867">
        <w:t>small group or individual visits.</w:t>
      </w:r>
      <w:r w:rsidR="004865BA" w:rsidRPr="00E31867">
        <w:t xml:space="preserve"> </w:t>
      </w:r>
      <w:r w:rsidR="000F6E3B" w:rsidRPr="00E31867">
        <w:t>Pr</w:t>
      </w:r>
      <w:r w:rsidR="001909C5">
        <w:t>ay for opportunity and opening for</w:t>
      </w:r>
      <w:r w:rsidR="000F6E3B" w:rsidRPr="00E31867">
        <w:t xml:space="preserve"> outreach </w:t>
      </w:r>
      <w:r w:rsidR="00CE170C">
        <w:t>during</w:t>
      </w:r>
      <w:r w:rsidR="000F6E3B" w:rsidRPr="00E31867">
        <w:t xml:space="preserve"> visit to </w:t>
      </w:r>
      <w:r w:rsidR="00107117">
        <w:t>the Jurong Penjuru</w:t>
      </w:r>
      <w:r w:rsidR="00E47D64">
        <w:t xml:space="preserve"> Dormitory</w:t>
      </w:r>
      <w:r w:rsidR="000F6E3B" w:rsidRPr="00E31867">
        <w:t>.</w:t>
      </w:r>
      <w:r w:rsidR="000A657B">
        <w:t xml:space="preserve"> Mission workers are few. Pray for more workers in this harvest field.</w:t>
      </w:r>
    </w:p>
    <w:p w14:paraId="66CD455C" w14:textId="6FD0B1A3" w:rsidR="00BC4B90" w:rsidRDefault="00653B1C" w:rsidP="00E31867">
      <w:r w:rsidRPr="00653B1C">
        <w:rPr>
          <w:b/>
        </w:rPr>
        <w:lastRenderedPageBreak/>
        <w:t>Foreign domestic workers</w:t>
      </w:r>
      <w:r>
        <w:t xml:space="preserve">. </w:t>
      </w:r>
      <w:r w:rsidR="00BC4B90" w:rsidRPr="00E31867">
        <w:t xml:space="preserve">There are </w:t>
      </w:r>
      <w:ins w:id="339" w:author="Office 2004 Test Drive User" w:date="2018-10-08T22:59:00Z">
        <w:r w:rsidR="006E273A">
          <w:t xml:space="preserve">many </w:t>
        </w:r>
      </w:ins>
      <w:r w:rsidR="00CB4B8D">
        <w:t>foreign domestic workers from several</w:t>
      </w:r>
      <w:r w:rsidR="00BC4B90" w:rsidRPr="00E31867">
        <w:t xml:space="preserve"> nationalities </w:t>
      </w:r>
      <w:r w:rsidR="00FA06AB">
        <w:t xml:space="preserve">in our midst </w:t>
      </w:r>
      <w:del w:id="340" w:author="Office 2004 Test Drive User" w:date="2018-10-08T22:58:00Z">
        <w:r w:rsidR="00FA06AB" w:rsidDel="006E273A">
          <w:delText xml:space="preserve">and </w:delText>
        </w:r>
      </w:del>
      <w:r w:rsidR="00FA06AB">
        <w:t>attending Sunday school</w:t>
      </w:r>
      <w:del w:id="341" w:author="Office 2004 Test Drive User" w:date="2018-10-08T22:58:00Z">
        <w:r w:rsidR="00CB4B8D" w:rsidDel="006E273A">
          <w:delText xml:space="preserve"> too</w:delText>
        </w:r>
      </w:del>
      <w:r w:rsidR="00CB4B8D">
        <w:t>.</w:t>
      </w:r>
      <w:r w:rsidR="00FA06AB">
        <w:t xml:space="preserve"> The Sunday school lesson</w:t>
      </w:r>
      <w:ins w:id="342" w:author="Office 2004 Test Drive User" w:date="2018-10-08T22:59:00Z">
        <w:r w:rsidR="006E273A">
          <w:t xml:space="preserve"> </w:t>
        </w:r>
      </w:ins>
      <w:del w:id="343" w:author="Office 2004 Test Drive User" w:date="2018-10-08T22:59:00Z">
        <w:r w:rsidR="00FA06AB" w:rsidDel="006E273A">
          <w:delText xml:space="preserve"> usually </w:delText>
        </w:r>
      </w:del>
      <w:r w:rsidR="00FA06AB">
        <w:t>is</w:t>
      </w:r>
      <w:ins w:id="344" w:author="Office 2004 Test Drive User" w:date="2018-10-08T22:59:00Z">
        <w:r w:rsidR="006E273A">
          <w:t xml:space="preserve"> usually</w:t>
        </w:r>
      </w:ins>
      <w:r w:rsidR="00FA06AB">
        <w:t xml:space="preserve"> more </w:t>
      </w:r>
      <w:proofErr w:type="gramStart"/>
      <w:r w:rsidR="00FA06AB">
        <w:t>gospel</w:t>
      </w:r>
      <w:proofErr w:type="gramEnd"/>
      <w:r w:rsidR="00FA06AB">
        <w:t xml:space="preserve"> oriented due to the student’s background.</w:t>
      </w:r>
      <w:r w:rsidR="00CB4B8D">
        <w:t xml:space="preserve"> </w:t>
      </w:r>
      <w:r w:rsidR="00CE7C33">
        <w:t xml:space="preserve">The saving grace of our Lord Jesus Christ will meets the deepest needs of every person in every culture and in every community. </w:t>
      </w:r>
      <w:r w:rsidR="00BC4B90" w:rsidRPr="00E31867">
        <w:t>Tremendous opportunity to reach out to these transient workers and f</w:t>
      </w:r>
      <w:r w:rsidR="00FA06AB">
        <w:t>riend</w:t>
      </w:r>
      <w:r w:rsidR="00BC4B90" w:rsidRPr="00E31867">
        <w:t xml:space="preserve">s. These </w:t>
      </w:r>
      <w:ins w:id="345" w:author="Office 2004 Test Drive User" w:date="2018-10-08T23:00:00Z">
        <w:r w:rsidR="006E273A">
          <w:t>people</w:t>
        </w:r>
      </w:ins>
      <w:del w:id="346" w:author="Office 2004 Test Drive User" w:date="2018-10-08T23:00:00Z">
        <w:r w:rsidR="00BC4B90" w:rsidRPr="00E31867" w:rsidDel="006E273A">
          <w:delText>gospel</w:delText>
        </w:r>
      </w:del>
      <w:del w:id="347" w:author="Office 2004 Test Drive User" w:date="2018-10-08T22:59:00Z">
        <w:r w:rsidR="00BC4B90" w:rsidRPr="00E31867" w:rsidDel="006E273A">
          <w:delText xml:space="preserve"> friends</w:delText>
        </w:r>
      </w:del>
      <w:r w:rsidR="00BC4B90" w:rsidRPr="00E31867">
        <w:t xml:space="preserve"> may one day receive Christ as savior and bring home the good news they have heard to their</w:t>
      </w:r>
      <w:del w:id="348" w:author="Office 2004 Test Drive User" w:date="2018-10-08T23:00:00Z">
        <w:r w:rsidR="00BC4B90" w:rsidRPr="00E31867" w:rsidDel="006E273A">
          <w:delText xml:space="preserve"> other</w:delText>
        </w:r>
      </w:del>
      <w:r w:rsidR="00BC4B90" w:rsidRPr="00E31867">
        <w:t xml:space="preserve"> friends and loved ones.</w:t>
      </w:r>
    </w:p>
    <w:p w14:paraId="6BEAD5D4" w14:textId="77777777" w:rsidR="00393995" w:rsidRPr="000B73D5" w:rsidRDefault="00393995" w:rsidP="00393995">
      <w:pPr>
        <w:rPr>
          <w:b/>
        </w:rPr>
      </w:pPr>
      <w:r w:rsidRPr="000B73D5">
        <w:rPr>
          <w:b/>
        </w:rPr>
        <w:t>From Assembly to Awakening</w:t>
      </w:r>
    </w:p>
    <w:p w14:paraId="2B1A0613" w14:textId="3FB26B66" w:rsidR="00E70236" w:rsidRDefault="00393995" w:rsidP="00393995">
      <w:r w:rsidRPr="002C6739">
        <w:rPr>
          <w:color w:val="FF0000"/>
          <w:highlight w:val="green"/>
          <w:rPrChange w:id="349" w:author="Office 2004 Test Drive User" w:date="2018-10-08T23:18:00Z">
            <w:rPr/>
          </w:rPrChange>
        </w:rPr>
        <w:t>Singapore stands at a crossroad between East and West</w:t>
      </w:r>
      <w:ins w:id="350" w:author="Office 2004 Test Drive User" w:date="2018-10-08T23:14:00Z">
        <w:r w:rsidR="003B707C" w:rsidRPr="002C6739">
          <w:rPr>
            <w:highlight w:val="green"/>
            <w:rPrChange w:id="351" w:author="Office 2004 Test Drive User" w:date="2018-10-08T23:18:00Z">
              <w:rPr/>
            </w:rPrChange>
          </w:rPr>
          <w:t>????</w:t>
        </w:r>
      </w:ins>
      <w:ins w:id="352" w:author="Office 2004 Test Drive User" w:date="2018-10-08T23:17:00Z">
        <w:r w:rsidR="002C6739" w:rsidRPr="002C6739">
          <w:rPr>
            <w:highlight w:val="green"/>
            <w:rPrChange w:id="353" w:author="Office 2004 Test Drive User" w:date="2018-10-08T23:18:00Z">
              <w:rPr/>
            </w:rPrChange>
          </w:rPr>
          <w:t xml:space="preserve"> (</w:t>
        </w:r>
        <w:proofErr w:type="gramStart"/>
        <w:r w:rsidR="002C6739" w:rsidRPr="002C6739">
          <w:rPr>
            <w:highlight w:val="green"/>
            <w:rPrChange w:id="354" w:author="Office 2004 Test Drive User" w:date="2018-10-08T23:18:00Z">
              <w:rPr/>
            </w:rPrChange>
          </w:rPr>
          <w:t>how</w:t>
        </w:r>
        <w:proofErr w:type="gramEnd"/>
        <w:r w:rsidR="002C6739" w:rsidRPr="002C6739">
          <w:rPr>
            <w:highlight w:val="green"/>
            <w:rPrChange w:id="355" w:author="Office 2004 Test Drive User" w:date="2018-10-08T23:18:00Z">
              <w:rPr/>
            </w:rPrChange>
          </w:rPr>
          <w:t xml:space="preserve"> so?)</w:t>
        </w:r>
      </w:ins>
      <w:ins w:id="356" w:author="Office 2004 Test Drive User" w:date="2018-10-08T23:18:00Z">
        <w:r w:rsidR="002C6739">
          <w:t xml:space="preserve"> </w:t>
        </w:r>
      </w:ins>
      <w:del w:id="357" w:author="Office 2004 Test Drive User" w:date="2018-10-08T23:17:00Z">
        <w:r w:rsidRPr="002C6739" w:rsidDel="002C6739">
          <w:delText xml:space="preserve">. </w:delText>
        </w:r>
      </w:del>
      <w:r w:rsidRPr="002C6739">
        <w:t>In our assemblies, Indian</w:t>
      </w:r>
      <w:r w:rsidRPr="00E31867">
        <w:t xml:space="preserve"> brothers and sisters worship</w:t>
      </w:r>
      <w:del w:id="358" w:author="Office 2004 Test Drive User" w:date="2018-10-08T23:16:00Z">
        <w:r w:rsidRPr="00E31867" w:rsidDel="002C6739">
          <w:delText>ping</w:delText>
        </w:r>
      </w:del>
      <w:r w:rsidRPr="00E31867">
        <w:t xml:space="preserve"> regularly among</w:t>
      </w:r>
      <w:ins w:id="359" w:author="Office 2004 Test Drive User" w:date="2018-10-08T23:16:00Z">
        <w:r w:rsidR="002C6739">
          <w:t>st</w:t>
        </w:r>
      </w:ins>
      <w:r w:rsidRPr="00E31867">
        <w:t xml:space="preserve"> English and Chinese speaking including the Chinese</w:t>
      </w:r>
      <w:del w:id="360" w:author="Office 2004 Test Drive User" w:date="2018-10-08T23:20:00Z">
        <w:r w:rsidRPr="00E31867" w:rsidDel="002C6739">
          <w:delText xml:space="preserve"> </w:delText>
        </w:r>
      </w:del>
      <w:ins w:id="361" w:author="Office 2004 Test Drive User" w:date="2018-10-08T23:19:00Z">
        <w:r w:rsidR="002C6739">
          <w:t>-</w:t>
        </w:r>
      </w:ins>
      <w:r w:rsidRPr="00E31867">
        <w:t xml:space="preserve">dialect speaking </w:t>
      </w:r>
      <w:r>
        <w:t>seniors. We thank God for the multi-racial society</w:t>
      </w:r>
      <w:ins w:id="362" w:author="Office 2004 Test Drive User" w:date="2018-10-08T23:21:00Z">
        <w:r w:rsidR="002C6739">
          <w:t xml:space="preserve">, </w:t>
        </w:r>
      </w:ins>
      <w:del w:id="363" w:author="Office 2004 Test Drive User" w:date="2018-10-08T23:21:00Z">
        <w:r w:rsidDel="002C6739">
          <w:delText xml:space="preserve"> and </w:delText>
        </w:r>
      </w:del>
      <w:r>
        <w:t>peace</w:t>
      </w:r>
      <w:ins w:id="364" w:author="Office 2004 Test Drive User" w:date="2018-10-08T23:21:00Z">
        <w:r w:rsidR="002C6739">
          <w:t xml:space="preserve"> and harmony in</w:t>
        </w:r>
      </w:ins>
      <w:del w:id="365" w:author="Office 2004 Test Drive User" w:date="2018-10-08T23:21:00Z">
        <w:r w:rsidDel="002C6739">
          <w:delText>-loving</w:delText>
        </w:r>
      </w:del>
      <w:r>
        <w:t xml:space="preserve"> Singapore. At the same time</w:t>
      </w:r>
      <w:ins w:id="366" w:author="Office 2004 Test Drive User" w:date="2018-10-08T23:23:00Z">
        <w:r w:rsidR="002C6739">
          <w:t>,</w:t>
        </w:r>
      </w:ins>
      <w:r>
        <w:t xml:space="preserve"> we ask God to awaken us about the end time</w:t>
      </w:r>
      <w:del w:id="367" w:author="Office 2004 Test Drive User" w:date="2018-10-08T23:23:00Z">
        <w:r w:rsidDel="002C6739">
          <w:delText>,</w:delText>
        </w:r>
      </w:del>
      <w:r>
        <w:t xml:space="preserve"> and religious persecution in many </w:t>
      </w:r>
      <w:ins w:id="368" w:author="Office 2004 Test Drive User" w:date="2018-10-08T23:23:00Z">
        <w:r w:rsidR="002C6739">
          <w:t xml:space="preserve">other </w:t>
        </w:r>
      </w:ins>
      <w:r>
        <w:t>places</w:t>
      </w:r>
      <w:ins w:id="369" w:author="Office 2004 Test Drive User" w:date="2018-10-08T23:23:00Z">
        <w:r w:rsidR="002C6739">
          <w:t xml:space="preserve"> around the world</w:t>
        </w:r>
      </w:ins>
      <w:r>
        <w:t xml:space="preserve">. The Sunday school workshop this year </w:t>
      </w:r>
      <w:ins w:id="370" w:author="Office 2004 Test Drive User" w:date="2018-10-08T23:24:00Z">
        <w:r w:rsidR="002C6739">
          <w:t>has</w:t>
        </w:r>
      </w:ins>
      <w:del w:id="371" w:author="Office 2004 Test Drive User" w:date="2018-10-08T23:24:00Z">
        <w:r w:rsidDel="002C6739">
          <w:delText>is</w:delText>
        </w:r>
      </w:del>
      <w:r>
        <w:t xml:space="preserve"> awake</w:t>
      </w:r>
      <w:ins w:id="372" w:author="Office 2004 Test Drive User" w:date="2018-10-08T23:24:00Z">
        <w:r w:rsidR="002C6739">
          <w:t>ned</w:t>
        </w:r>
      </w:ins>
      <w:del w:id="373" w:author="Office 2004 Test Drive User" w:date="2018-10-08T23:24:00Z">
        <w:r w:rsidDel="002C6739">
          <w:delText>ning</w:delText>
        </w:r>
      </w:del>
      <w:r>
        <w:t xml:space="preserve"> our brethren in the assembly with </w:t>
      </w:r>
      <w:r w:rsidRPr="00C461CF">
        <w:t>a heart for the gospel out</w:t>
      </w:r>
      <w:r>
        <w:t>reach</w:t>
      </w:r>
      <w:r w:rsidRPr="00C461CF">
        <w:t xml:space="preserve"> and mission. </w:t>
      </w:r>
      <w:r>
        <w:t xml:space="preserve">More can be done at the church </w:t>
      </w:r>
      <w:ins w:id="374" w:author="Office 2004 Test Drive User" w:date="2018-10-08T23:26:00Z">
        <w:r w:rsidR="002C6739">
          <w:t xml:space="preserve">level </w:t>
        </w:r>
      </w:ins>
      <w:r>
        <w:t>while we can</w:t>
      </w:r>
      <w:ins w:id="375" w:author="Office 2004 Test Drive User" w:date="2018-10-08T23:26:00Z">
        <w:r w:rsidR="002D03B1">
          <w:t>,</w:t>
        </w:r>
      </w:ins>
      <w:r>
        <w:t xml:space="preserve"> through prayer and supplication with thanksgiving</w:t>
      </w:r>
      <w:del w:id="376" w:author="Office 2004 Test Drive User" w:date="2018-10-08T23:26:00Z">
        <w:r w:rsidDel="002D03B1">
          <w:delText>. To</w:delText>
        </w:r>
      </w:del>
      <w:r>
        <w:t xml:space="preserve"> preach </w:t>
      </w:r>
      <w:r w:rsidR="003E2A61">
        <w:t xml:space="preserve">the gospel with full conviction </w:t>
      </w:r>
      <w:r>
        <w:t xml:space="preserve">in the power of the Holy Spirit </w:t>
      </w:r>
      <w:ins w:id="377" w:author="Office 2004 Test Drive User" w:date="2018-10-08T23:26:00Z">
        <w:r w:rsidR="002D03B1">
          <w:t xml:space="preserve">so </w:t>
        </w:r>
      </w:ins>
      <w:r>
        <w:t>that people are awakened from unbelief</w:t>
      </w:r>
      <w:ins w:id="378" w:author="Office 2004 Test Drive User" w:date="2018-10-08T23:28:00Z">
        <w:r w:rsidR="002D03B1">
          <w:t>;</w:t>
        </w:r>
      </w:ins>
      <w:del w:id="379" w:author="Office 2004 Test Drive User" w:date="2018-10-08T23:27:00Z">
        <w:r w:rsidDel="002D03B1">
          <w:delText>.</w:delText>
        </w:r>
      </w:del>
      <w:del w:id="380" w:author="Office 2004 Test Drive User" w:date="2018-10-08T23:31:00Z">
        <w:r w:rsidDel="002D03B1">
          <w:delText xml:space="preserve"> </w:delText>
        </w:r>
      </w:del>
      <w:del w:id="381" w:author="Office 2004 Test Drive User" w:date="2018-10-08T23:28:00Z">
        <w:r w:rsidDel="002D03B1">
          <w:delText>T</w:delText>
        </w:r>
      </w:del>
      <w:del w:id="382" w:author="Office 2004 Test Drive User" w:date="2018-10-08T23:31:00Z">
        <w:r w:rsidDel="002D03B1">
          <w:delText>o</w:delText>
        </w:r>
      </w:del>
      <w:r>
        <w:t xml:space="preserve"> teach in the </w:t>
      </w:r>
      <w:r w:rsidR="00C9095C">
        <w:t>counsel</w:t>
      </w:r>
      <w:r>
        <w:t xml:space="preserve"> of the Holy Spirit </w:t>
      </w:r>
      <w:r w:rsidR="00C9095C">
        <w:t>that our Lord Jesus have commanded us to obey</w:t>
      </w:r>
      <w:ins w:id="383" w:author="Office 2004 Test Drive User" w:date="2018-10-08T23:28:00Z">
        <w:r w:rsidR="002D03B1">
          <w:t>;</w:t>
        </w:r>
      </w:ins>
      <w:del w:id="384" w:author="Office 2004 Test Drive User" w:date="2018-10-08T23:28:00Z">
        <w:r w:rsidR="00C9095C" w:rsidDel="002D03B1">
          <w:delText>.</w:delText>
        </w:r>
      </w:del>
      <w:r>
        <w:t xml:space="preserve"> </w:t>
      </w:r>
      <w:del w:id="385" w:author="Office 2004 Test Drive User" w:date="2018-10-08T23:28:00Z">
        <w:r w:rsidDel="002D03B1">
          <w:delText>T</w:delText>
        </w:r>
      </w:del>
      <w:del w:id="386" w:author="Office 2004 Test Drive User" w:date="2018-10-08T23:31:00Z">
        <w:r w:rsidDel="002D03B1">
          <w:delText xml:space="preserve">o </w:delText>
        </w:r>
      </w:del>
      <w:r w:rsidR="002015FC">
        <w:t xml:space="preserve">praise and worship </w:t>
      </w:r>
      <w:ins w:id="387" w:author="Office 2004 Test Drive User" w:date="2018-10-08T23:28:00Z">
        <w:r w:rsidR="002D03B1">
          <w:t>in</w:t>
        </w:r>
      </w:ins>
      <w:del w:id="388" w:author="Office 2004 Test Drive User" w:date="2018-10-08T23:28:00Z">
        <w:r w:rsidR="00D221FD" w:rsidDel="002D03B1">
          <w:delText>with the filling</w:delText>
        </w:r>
        <w:r w:rsidDel="002D03B1">
          <w:delText xml:space="preserve"> of the</w:delText>
        </w:r>
      </w:del>
      <w:r>
        <w:t xml:space="preserve"> </w:t>
      </w:r>
      <w:ins w:id="389" w:author="Office 2004 Test Drive User" w:date="2018-10-08T23:28:00Z">
        <w:r w:rsidR="002D03B1">
          <w:t>the</w:t>
        </w:r>
      </w:ins>
      <w:del w:id="390" w:author="Office 2004 Test Drive User" w:date="2018-10-08T23:28:00Z">
        <w:r w:rsidDel="002D03B1">
          <w:delText>Holy</w:delText>
        </w:r>
      </w:del>
      <w:r>
        <w:t xml:space="preserve"> Spirit </w:t>
      </w:r>
      <w:ins w:id="391" w:author="Office 2004 Test Drive User" w:date="2018-10-08T23:28:00Z">
        <w:r w:rsidR="002D03B1">
          <w:t xml:space="preserve">so </w:t>
        </w:r>
      </w:ins>
      <w:r>
        <w:t xml:space="preserve">that the </w:t>
      </w:r>
      <w:r w:rsidR="00C9095C">
        <w:t xml:space="preserve">grace and </w:t>
      </w:r>
      <w:r>
        <w:t xml:space="preserve">glory of </w:t>
      </w:r>
      <w:r w:rsidR="00C9095C">
        <w:t>God</w:t>
      </w:r>
      <w:r>
        <w:t xml:space="preserve"> is </w:t>
      </w:r>
      <w:r w:rsidR="00C9095C">
        <w:t>manifested</w:t>
      </w:r>
      <w:ins w:id="392" w:author="Office 2004 Test Drive User" w:date="2018-10-08T23:32:00Z">
        <w:r w:rsidR="002D03B1">
          <w:t xml:space="preserve"> </w:t>
        </w:r>
      </w:ins>
      <w:ins w:id="393" w:author="Office 2004 Test Drive User" w:date="2018-10-08T23:29:00Z">
        <w:r w:rsidR="002D03B1">
          <w:t xml:space="preserve">and </w:t>
        </w:r>
      </w:ins>
      <w:del w:id="394" w:author="Office 2004 Test Drive User" w:date="2018-10-08T23:29:00Z">
        <w:r w:rsidDel="002D03B1">
          <w:delText>.</w:delText>
        </w:r>
      </w:del>
      <w:del w:id="395" w:author="Office 2004 Test Drive User" w:date="2018-10-08T23:31:00Z">
        <w:r w:rsidR="009363EE" w:rsidRPr="009363EE" w:rsidDel="002D03B1">
          <w:delText xml:space="preserve"> </w:delText>
        </w:r>
      </w:del>
      <w:del w:id="396" w:author="Office 2004 Test Drive User" w:date="2018-10-08T23:29:00Z">
        <w:r w:rsidR="009363EE" w:rsidRPr="009363EE" w:rsidDel="002D03B1">
          <w:delText>T</w:delText>
        </w:r>
      </w:del>
      <w:del w:id="397" w:author="Office 2004 Test Drive User" w:date="2018-10-08T23:31:00Z">
        <w:r w:rsidR="009363EE" w:rsidRPr="009363EE" w:rsidDel="002D03B1">
          <w:delText>o</w:delText>
        </w:r>
      </w:del>
      <w:del w:id="398" w:author="Office 2004 Test Drive User" w:date="2018-10-08T23:32:00Z">
        <w:r w:rsidR="009363EE" w:rsidRPr="009363EE" w:rsidDel="002D03B1">
          <w:delText xml:space="preserve"> </w:delText>
        </w:r>
      </w:del>
      <w:r w:rsidR="009363EE" w:rsidRPr="009363EE">
        <w:t xml:space="preserve">pray earnestly to the Lord of the harvest to send </w:t>
      </w:r>
      <w:del w:id="399" w:author="Office 2004 Test Drive User" w:date="2018-10-08T23:21:00Z">
        <w:r w:rsidR="009363EE" w:rsidRPr="009363EE" w:rsidDel="002C6739">
          <w:delText>ou</w:delText>
        </w:r>
      </w:del>
      <w:del w:id="400" w:author="Office 2004 Test Drive User" w:date="2018-10-08T23:29:00Z">
        <w:r w:rsidR="009363EE" w:rsidRPr="009363EE" w:rsidDel="002D03B1">
          <w:delText xml:space="preserve">t </w:delText>
        </w:r>
      </w:del>
      <w:r w:rsidR="009363EE" w:rsidRPr="009363EE">
        <w:t xml:space="preserve">laborers into </w:t>
      </w:r>
      <w:ins w:id="401" w:author="Office 2004 Test Drive User" w:date="2018-10-08T23:29:00Z">
        <w:r w:rsidR="002D03B1">
          <w:t>H</w:t>
        </w:r>
      </w:ins>
      <w:del w:id="402" w:author="Office 2004 Test Drive User" w:date="2018-10-08T23:29:00Z">
        <w:r w:rsidR="009363EE" w:rsidRPr="009363EE" w:rsidDel="002D03B1">
          <w:delText>h</w:delText>
        </w:r>
      </w:del>
      <w:r w:rsidR="009363EE" w:rsidRPr="009363EE">
        <w:t>is harvest</w:t>
      </w:r>
      <w:r w:rsidR="00E70236">
        <w:t>.</w:t>
      </w:r>
    </w:p>
    <w:p w14:paraId="2067DBA6" w14:textId="16877D8C" w:rsidR="00393995" w:rsidRPr="001D3DD9" w:rsidRDefault="00E70236" w:rsidP="00393995">
      <w:r>
        <w:t xml:space="preserve"> </w:t>
      </w:r>
      <w:r w:rsidR="00393995">
        <w:t xml:space="preserve">Some members participated in other initiatives </w:t>
      </w:r>
      <w:ins w:id="403" w:author="Office 2004 Test Drive User" w:date="2018-10-08T23:32:00Z">
        <w:r w:rsidR="002D03B1">
          <w:t>like</w:t>
        </w:r>
      </w:ins>
      <w:del w:id="404" w:author="Office 2004 Test Drive User" w:date="2018-10-08T23:32:00Z">
        <w:r w:rsidR="00393995" w:rsidDel="002D03B1">
          <w:delText>including</w:delText>
        </w:r>
      </w:del>
      <w:r w:rsidR="00393995">
        <w:t xml:space="preserve"> medical mission</w:t>
      </w:r>
      <w:ins w:id="405" w:author="Office 2004 Test Drive User" w:date="2018-10-08T23:32:00Z">
        <w:r w:rsidR="002D03B1">
          <w:t>s</w:t>
        </w:r>
      </w:ins>
      <w:r w:rsidR="00393995">
        <w:t xml:space="preserve"> </w:t>
      </w:r>
      <w:ins w:id="406" w:author="Office 2004 Test Drive User" w:date="2018-10-08T23:32:00Z">
        <w:r w:rsidR="002D03B1">
          <w:t>to</w:t>
        </w:r>
      </w:ins>
      <w:del w:id="407" w:author="Office 2004 Test Drive User" w:date="2018-10-08T23:32:00Z">
        <w:r w:rsidR="00393995" w:rsidDel="002D03B1">
          <w:delText>in</w:delText>
        </w:r>
      </w:del>
      <w:r w:rsidR="00393995">
        <w:t xml:space="preserve"> Indonesia</w:t>
      </w:r>
      <w:ins w:id="408" w:author="Office 2004 Test Drive User" w:date="2018-10-08T23:32:00Z">
        <w:r w:rsidR="002D03B1">
          <w:t xml:space="preserve"> and Nepal and</w:t>
        </w:r>
      </w:ins>
      <w:del w:id="409" w:author="Office 2004 Test Drive User" w:date="2018-10-08T23:32:00Z">
        <w:r w:rsidR="00393995" w:rsidDel="002D03B1">
          <w:delText xml:space="preserve"> and</w:delText>
        </w:r>
      </w:del>
      <w:r w:rsidR="00393995">
        <w:t xml:space="preserve"> missional business</w:t>
      </w:r>
      <w:ins w:id="410" w:author="Office 2004 Test Drive User" w:date="2018-10-08T23:33:00Z">
        <w:r w:rsidR="002D03B1">
          <w:t>/</w:t>
        </w:r>
      </w:ins>
      <w:del w:id="411" w:author="Office 2004 Test Drive User" w:date="2018-10-08T23:33:00Z">
        <w:r w:rsidR="00393995" w:rsidDel="002D03B1">
          <w:delText xml:space="preserve"> and </w:delText>
        </w:r>
      </w:del>
      <w:r w:rsidR="00393995">
        <w:t xml:space="preserve">travel in China. </w:t>
      </w:r>
      <w:ins w:id="412" w:author="Office 2004 Test Drive User" w:date="2018-10-08T23:33:00Z">
        <w:r w:rsidR="002D03B1">
          <w:t>There are i</w:t>
        </w:r>
      </w:ins>
      <w:del w:id="413" w:author="Office 2004 Test Drive User" w:date="2018-10-08T23:33:00Z">
        <w:r w:rsidR="00EC3961" w:rsidDel="002D03B1">
          <w:delText>I</w:delText>
        </w:r>
      </w:del>
      <w:r w:rsidR="00EC3961">
        <w:t>ncreasing</w:t>
      </w:r>
      <w:r w:rsidR="00393995">
        <w:t xml:space="preserve"> restrictions to evangelism and excessive regulations on </w:t>
      </w:r>
      <w:r w:rsidR="00EC3961">
        <w:t xml:space="preserve">freedom of </w:t>
      </w:r>
      <w:r w:rsidR="00393995">
        <w:t>religio</w:t>
      </w:r>
      <w:r w:rsidR="00EC3961">
        <w:t>n and belief</w:t>
      </w:r>
      <w:r w:rsidR="00393995">
        <w:t xml:space="preserve"> are real and prohibitive. </w:t>
      </w:r>
      <w:r w:rsidR="00EC3961">
        <w:t xml:space="preserve">Crosses from churches </w:t>
      </w:r>
      <w:ins w:id="414" w:author="Office 2004 Test Drive User" w:date="2018-10-08T23:34:00Z">
        <w:r w:rsidR="002D03B1">
          <w:t xml:space="preserve">are being </w:t>
        </w:r>
      </w:ins>
      <w:r w:rsidR="00EC3961">
        <w:t>destroyed and bibles</w:t>
      </w:r>
      <w:ins w:id="415" w:author="Office 2004 Test Drive User" w:date="2018-10-08T23:34:00Z">
        <w:r w:rsidR="002D03B1">
          <w:t xml:space="preserve"> are</w:t>
        </w:r>
      </w:ins>
      <w:r w:rsidR="00EC3961">
        <w:t xml:space="preserve"> being burned</w:t>
      </w:r>
      <w:ins w:id="416" w:author="Office 2004 Test Drive User" w:date="2018-10-08T23:34:00Z">
        <w:r w:rsidR="002D03B1">
          <w:t xml:space="preserve"> in some countries</w:t>
        </w:r>
      </w:ins>
      <w:r w:rsidR="00EC3961">
        <w:t xml:space="preserve">. Pray for Christians </w:t>
      </w:r>
      <w:ins w:id="417" w:author="Office 2004 Test Drive User" w:date="2018-10-08T23:35:00Z">
        <w:r w:rsidR="002D03B1">
          <w:t>living in</w:t>
        </w:r>
      </w:ins>
      <w:del w:id="418" w:author="Office 2004 Test Drive User" w:date="2018-10-08T23:35:00Z">
        <w:r w:rsidR="00EC3961" w:rsidDel="002D03B1">
          <w:delText>in</w:delText>
        </w:r>
      </w:del>
      <w:r w:rsidR="00EC3961">
        <w:t xml:space="preserve"> countries who face escalating persecution. </w:t>
      </w:r>
      <w:ins w:id="419" w:author="Office 2004 Test Drive User" w:date="2018-10-08T23:36:00Z">
        <w:r w:rsidR="006423A4">
          <w:t xml:space="preserve">Whether </w:t>
        </w:r>
      </w:ins>
      <w:del w:id="420" w:author="Office 2004 Test Drive User" w:date="2018-10-08T23:36:00Z">
        <w:r w:rsidR="00393995" w:rsidDel="006423A4">
          <w:delText xml:space="preserve">Be </w:delText>
        </w:r>
      </w:del>
      <w:r w:rsidR="00393995">
        <w:t xml:space="preserve">it </w:t>
      </w:r>
      <w:ins w:id="421" w:author="Office 2004 Test Drive User" w:date="2018-10-08T23:36:00Z">
        <w:r w:rsidR="006423A4">
          <w:t xml:space="preserve">is </w:t>
        </w:r>
      </w:ins>
      <w:r w:rsidR="00393995">
        <w:t xml:space="preserve">a </w:t>
      </w:r>
      <w:proofErr w:type="gramStart"/>
      <w:r w:rsidR="00393995">
        <w:t>short term</w:t>
      </w:r>
      <w:proofErr w:type="gramEnd"/>
      <w:r w:rsidR="00393995">
        <w:t xml:space="preserve"> bible mission trip or full time mission </w:t>
      </w:r>
      <w:r w:rsidR="008B7CE2">
        <w:t>as</w:t>
      </w:r>
      <w:ins w:id="422" w:author="Office 2004 Test Drive User" w:date="2018-10-08T23:36:00Z">
        <w:r w:rsidR="002D03B1">
          <w:t xml:space="preserve"> a</w:t>
        </w:r>
      </w:ins>
      <w:r w:rsidR="008B7CE2">
        <w:t xml:space="preserve"> vocation, be prepared for </w:t>
      </w:r>
      <w:del w:id="423" w:author="Office 2004 Test Drive User" w:date="2018-10-08T23:36:00Z">
        <w:r w:rsidR="008B7CE2" w:rsidDel="006423A4">
          <w:delText xml:space="preserve">the </w:delText>
        </w:r>
      </w:del>
      <w:r w:rsidR="00EC3961">
        <w:t>opposition and</w:t>
      </w:r>
      <w:r w:rsidR="00393995">
        <w:t xml:space="preserve"> challenges </w:t>
      </w:r>
      <w:r w:rsidR="008B7CE2">
        <w:t>in</w:t>
      </w:r>
      <w:r w:rsidR="00393995">
        <w:t xml:space="preserve"> the mission field. </w:t>
      </w:r>
      <w:ins w:id="424" w:author="Office 2004 Test Drive User" w:date="2018-10-08T23:49:00Z">
        <w:r w:rsidR="00CE6C73">
          <w:t xml:space="preserve">Challenges may be </w:t>
        </w:r>
      </w:ins>
      <w:del w:id="425" w:author="Office 2004 Test Drive User" w:date="2018-10-08T23:49:00Z">
        <w:r w:rsidR="00393995" w:rsidDel="00CE6C73">
          <w:delText xml:space="preserve">The </w:delText>
        </w:r>
      </w:del>
      <w:r w:rsidR="00393995">
        <w:t>language</w:t>
      </w:r>
      <w:ins w:id="426" w:author="Office 2004 Test Drive User" w:date="2018-10-08T23:49:00Z">
        <w:r w:rsidR="00CE6C73">
          <w:t>,</w:t>
        </w:r>
      </w:ins>
      <w:r w:rsidR="00393995">
        <w:t xml:space="preserve"> </w:t>
      </w:r>
      <w:del w:id="427" w:author="Office 2004 Test Drive User" w:date="2018-10-08T23:49:00Z">
        <w:r w:rsidR="00393995" w:rsidDel="00CE6C73">
          <w:delText xml:space="preserve">and </w:delText>
        </w:r>
      </w:del>
      <w:r w:rsidR="00393995">
        <w:t>culture shock, entrenched practices, soci</w:t>
      </w:r>
      <w:ins w:id="428" w:author="Office 2004 Test Drive User" w:date="2018-10-08T23:49:00Z">
        <w:r w:rsidR="00CE6C73">
          <w:t>o</w:t>
        </w:r>
      </w:ins>
      <w:del w:id="429" w:author="Office 2004 Test Drive User" w:date="2018-10-08T23:49:00Z">
        <w:r w:rsidR="00393995" w:rsidDel="00CE6C73">
          <w:delText>al</w:delText>
        </w:r>
      </w:del>
      <w:ins w:id="430" w:author="Office 2004 Test Drive User" w:date="2018-10-08T23:49:00Z">
        <w:r w:rsidR="00CE6C73">
          <w:t>-</w:t>
        </w:r>
      </w:ins>
      <w:del w:id="431" w:author="Office 2004 Test Drive User" w:date="2018-10-08T23:49:00Z">
        <w:r w:rsidR="00393995" w:rsidDel="00CE6C73">
          <w:delText xml:space="preserve"> </w:delText>
        </w:r>
      </w:del>
      <w:r w:rsidR="00393995">
        <w:t>economic resistance and ministry sustainability</w:t>
      </w:r>
      <w:ins w:id="432" w:author="Office 2004 Test Drive User" w:date="2018-10-08T23:50:00Z">
        <w:r w:rsidR="00CE6C73">
          <w:t>,</w:t>
        </w:r>
      </w:ins>
      <w:del w:id="433" w:author="Office 2004 Test Drive User" w:date="2018-10-08T23:50:00Z">
        <w:r w:rsidR="00393995" w:rsidDel="00CE6C73">
          <w:delText>.</w:delText>
        </w:r>
      </w:del>
      <w:proofErr w:type="gramStart"/>
      <w:r w:rsidR="00393995">
        <w:t xml:space="preserve"> </w:t>
      </w:r>
      <w:ins w:id="434" w:author="Office 2004 Test Drive User" w:date="2018-10-08T23:50:00Z">
        <w:r w:rsidR="00CE6C73">
          <w:t xml:space="preserve"> f</w:t>
        </w:r>
      </w:ins>
      <w:proofErr w:type="gramEnd"/>
      <w:del w:id="435" w:author="Office 2004 Test Drive User" w:date="2018-10-08T23:50:00Z">
        <w:r w:rsidR="00393995" w:rsidDel="00CE6C73">
          <w:delText xml:space="preserve"> F</w:delText>
        </w:r>
      </w:del>
      <w:r w:rsidR="00393995">
        <w:t>amilies, children</w:t>
      </w:r>
      <w:ins w:id="436" w:author="Office 2004 Test Drive User" w:date="2018-10-08T23:50:00Z">
        <w:r w:rsidR="00CE6C73">
          <w:t>’s</w:t>
        </w:r>
      </w:ins>
      <w:r w:rsidR="00393995">
        <w:t xml:space="preserve"> education and myriad </w:t>
      </w:r>
      <w:ins w:id="437" w:author="Office 2004 Test Drive User" w:date="2018-10-08T23:50:00Z">
        <w:r w:rsidR="00CE6C73">
          <w:t xml:space="preserve">other </w:t>
        </w:r>
      </w:ins>
      <w:r w:rsidR="00393995">
        <w:t xml:space="preserve">issues at home. </w:t>
      </w:r>
      <w:r w:rsidR="005F375F">
        <w:t>“</w:t>
      </w:r>
      <w:r w:rsidR="00393995" w:rsidRPr="000F5611">
        <w:rPr>
          <w:i/>
        </w:rPr>
        <w:t>Surely God is my help; the Lord is the one who sustains me.</w:t>
      </w:r>
      <w:r w:rsidR="005F375F">
        <w:rPr>
          <w:i/>
        </w:rPr>
        <w:t>”</w:t>
      </w:r>
      <w:r w:rsidR="00393995">
        <w:t xml:space="preserve"> (Ps 54:4). God is our sustainer. The narrative of our history is His Story, God’s story. While we read and reflect, let us continue the journey of telling the story from here – to the ends of the </w:t>
      </w:r>
      <w:r w:rsidR="00393995" w:rsidRPr="001D3DD9">
        <w:t>earth.</w:t>
      </w:r>
    </w:p>
    <w:p w14:paraId="4B62337D" w14:textId="69FA8746" w:rsidR="00393995" w:rsidRDefault="00393995" w:rsidP="00393995">
      <w:r w:rsidRPr="001D3DD9">
        <w:t>For in the gospel the righteousness of God is revealed—a righteousness that is by faith from first to last, just as it is written: “The righteous will live by faith.”</w:t>
      </w:r>
      <w:r>
        <w:t xml:space="preserve"> </w:t>
      </w:r>
      <w:r w:rsidRPr="00A059E8">
        <w:rPr>
          <w:rFonts w:ascii="Comic Sans MS" w:hAnsi="Comic Sans MS"/>
          <w:sz w:val="18"/>
          <w:szCs w:val="18"/>
        </w:rPr>
        <w:t>(Rom 1:17, NIV)</w:t>
      </w:r>
      <w:r>
        <w:t xml:space="preserve">. Imagine you and I can read and study the same inspired word that brought life and power to John Wesley and Martin Luther. The same </w:t>
      </w:r>
      <w:ins w:id="438" w:author="Office 2004 Test Drive User" w:date="2018-10-08T23:51:00Z">
        <w:r w:rsidR="00CE6C73">
          <w:t>S</w:t>
        </w:r>
      </w:ins>
      <w:del w:id="439" w:author="Office 2004 Test Drive User" w:date="2018-10-08T23:51:00Z">
        <w:r w:rsidDel="00CE6C73">
          <w:delText>s</w:delText>
        </w:r>
      </w:del>
      <w:r>
        <w:t>pirit who taught them</w:t>
      </w:r>
      <w:del w:id="440" w:author="Office 2004 Test Drive User" w:date="2018-10-08T23:51:00Z">
        <w:r w:rsidDel="00CE6C73">
          <w:delText xml:space="preserve"> can</w:delText>
        </w:r>
      </w:del>
      <w:r>
        <w:t xml:space="preserve"> teach</w:t>
      </w:r>
      <w:ins w:id="441" w:author="Office 2004 Test Drive User" w:date="2018-10-08T23:52:00Z">
        <w:r w:rsidR="00CE6C73">
          <w:t>es</w:t>
        </w:r>
      </w:ins>
      <w:r>
        <w:t xml:space="preserve"> us! You and I can experience revival in our hearts, </w:t>
      </w:r>
      <w:del w:id="442" w:author="Office 2004 Test Drive User" w:date="2018-10-08T23:52:00Z">
        <w:r w:rsidDel="00CE6C73">
          <w:delText xml:space="preserve">in </w:delText>
        </w:r>
      </w:del>
      <w:r>
        <w:t xml:space="preserve">our homes, and in our assemblies if the same message grips us as it </w:t>
      </w:r>
      <w:ins w:id="443" w:author="Office 2004 Test Drive User" w:date="2018-10-08T23:52:00Z">
        <w:r w:rsidR="00CE6C73">
          <w:t xml:space="preserve">had </w:t>
        </w:r>
      </w:ins>
      <w:r>
        <w:t xml:space="preserve">gripped people of faith centuries </w:t>
      </w:r>
      <w:ins w:id="444" w:author="Office 2004 Test Drive User" w:date="2018-10-08T23:53:00Z">
        <w:r w:rsidR="00CE6C73">
          <w:t>ago</w:t>
        </w:r>
      </w:ins>
      <w:del w:id="445" w:author="Office 2004 Test Drive User" w:date="2018-10-08T23:53:00Z">
        <w:r w:rsidDel="00CE6C73">
          <w:delText>past</w:delText>
        </w:r>
      </w:del>
      <w:r>
        <w:t xml:space="preserve">. What would need to happen before we could experience revival in our church? Surely </w:t>
      </w:r>
      <w:r w:rsidRPr="00FF7728">
        <w:rPr>
          <w:i/>
        </w:rPr>
        <w:t>one thing</w:t>
      </w:r>
      <w:r>
        <w:t xml:space="preserve"> from this working paper would have cause</w:t>
      </w:r>
      <w:ins w:id="446" w:author="Office 2004 Test Drive User" w:date="2018-10-08T23:53:00Z">
        <w:r w:rsidR="00CE6C73">
          <w:t>d</w:t>
        </w:r>
      </w:ins>
      <w:r>
        <w:t xml:space="preserve"> you to think? </w:t>
      </w:r>
      <w:ins w:id="447" w:author="Office 2004 Test Drive User" w:date="2018-10-08T23:54:00Z">
        <w:r w:rsidR="00CE6C73">
          <w:t>Wake up</w:t>
        </w:r>
      </w:ins>
      <w:del w:id="448" w:author="Office 2004 Test Drive User" w:date="2018-10-08T23:54:00Z">
        <w:r w:rsidDel="00CE6C73">
          <w:delText>Be awaken</w:delText>
        </w:r>
      </w:del>
      <w:r>
        <w:t xml:space="preserve"> and prayerfully consider </w:t>
      </w:r>
      <w:del w:id="449" w:author="Office 2004 Test Drive User" w:date="2018-10-08T23:54:00Z">
        <w:r w:rsidDel="00CE6C73">
          <w:delText xml:space="preserve">to </w:delText>
        </w:r>
      </w:del>
      <w:r>
        <w:t>do</w:t>
      </w:r>
      <w:ins w:id="450" w:author="Office 2004 Test Drive User" w:date="2018-10-08T23:54:00Z">
        <w:r w:rsidR="00CE6C73">
          <w:t>ing</w:t>
        </w:r>
      </w:ins>
      <w:r>
        <w:t xml:space="preserve"> the </w:t>
      </w:r>
      <w:r w:rsidRPr="00FF7728">
        <w:rPr>
          <w:i/>
        </w:rPr>
        <w:t>one thing</w:t>
      </w:r>
      <w:r>
        <w:t xml:space="preserve"> in</w:t>
      </w:r>
      <w:del w:id="451" w:author="Office 2004 Test Drive User" w:date="2018-10-08T23:54:00Z">
        <w:r w:rsidDel="00CE6C73">
          <w:delText xml:space="preserve"> the</w:delText>
        </w:r>
      </w:del>
      <w:r>
        <w:t xml:space="preserve"> gospel outreach and mission.</w:t>
      </w:r>
    </w:p>
    <w:p w14:paraId="115E277E" w14:textId="77777777" w:rsidR="00393995" w:rsidRPr="009C69A5" w:rsidRDefault="00393995" w:rsidP="00393995">
      <w:pPr>
        <w:rPr>
          <w:b/>
        </w:rPr>
      </w:pPr>
      <w:r w:rsidRPr="009C69A5">
        <w:rPr>
          <w:b/>
        </w:rPr>
        <w:t>From the beginning to the end</w:t>
      </w:r>
    </w:p>
    <w:p w14:paraId="641DC185" w14:textId="2A92376C" w:rsidR="00393995" w:rsidRDefault="00393995" w:rsidP="00393995">
      <w:r w:rsidRPr="00881308">
        <w:t>Jesus was known by God in eternity past.</w:t>
      </w:r>
      <w:r w:rsidRPr="00881308">
        <w:rPr>
          <w:i/>
        </w:rPr>
        <w:t xml:space="preserve"> </w:t>
      </w:r>
      <w:r w:rsidR="005F375F">
        <w:rPr>
          <w:i/>
        </w:rPr>
        <w:t>“</w:t>
      </w:r>
      <w:r w:rsidRPr="00CC0FBF">
        <w:rPr>
          <w:i/>
        </w:rPr>
        <w:t>He was foreknown before the foundation of the world but was made manifest in the last times for the sake of you.</w:t>
      </w:r>
      <w:r w:rsidR="005F375F">
        <w:rPr>
          <w:i/>
        </w:rPr>
        <w:t>”</w:t>
      </w:r>
      <w:r>
        <w:t xml:space="preserve">  </w:t>
      </w:r>
      <w:r w:rsidRPr="00A059E8">
        <w:rPr>
          <w:sz w:val="18"/>
          <w:szCs w:val="18"/>
        </w:rPr>
        <w:t>(</w:t>
      </w:r>
      <w:r w:rsidRPr="00A059E8">
        <w:rPr>
          <w:rFonts w:ascii="Comic Sans MS" w:hAnsi="Comic Sans MS"/>
          <w:sz w:val="18"/>
          <w:szCs w:val="18"/>
        </w:rPr>
        <w:t>1 Pet 1:20</w:t>
      </w:r>
      <w:r w:rsidRPr="00A059E8">
        <w:rPr>
          <w:sz w:val="18"/>
          <w:szCs w:val="18"/>
        </w:rPr>
        <w:t>)</w:t>
      </w:r>
      <w:r>
        <w:t>. How do</w:t>
      </w:r>
      <w:ins w:id="452" w:author="Office 2004 Test Drive User" w:date="2018-10-08T23:55:00Z">
        <w:r w:rsidR="00CE6C73">
          <w:t>es</w:t>
        </w:r>
      </w:ins>
      <w:r>
        <w:t xml:space="preserve"> the inspired word of God help us understand about the </w:t>
      </w:r>
      <w:ins w:id="453" w:author="Office 2004 Test Drive User" w:date="2018-10-08T23:55:00Z">
        <w:r w:rsidR="00CE6C73">
          <w:t>end</w:t>
        </w:r>
      </w:ins>
      <w:del w:id="454" w:author="Office 2004 Test Drive User" w:date="2018-10-08T23:55:00Z">
        <w:r w:rsidDel="00CE6C73">
          <w:delText>last</w:delText>
        </w:r>
      </w:del>
      <w:r>
        <w:t xml:space="preserve"> times? </w:t>
      </w:r>
      <w:r w:rsidRPr="00E31867">
        <w:t xml:space="preserve"> </w:t>
      </w:r>
      <w:r>
        <w:t>“</w:t>
      </w:r>
      <w:r w:rsidRPr="00E33535">
        <w:rPr>
          <w:i/>
        </w:rPr>
        <w:t xml:space="preserve">But you will receive power when the Holy Spirit has come upon you, and you will be my witnesses in Jerusalem and in all Judea and Samaria, and to the end of the </w:t>
      </w:r>
      <w:r w:rsidRPr="00E33535">
        <w:rPr>
          <w:i/>
        </w:rPr>
        <w:lastRenderedPageBreak/>
        <w:t>earth</w:t>
      </w:r>
      <w:r w:rsidRPr="00E31867">
        <w:t xml:space="preserve">.” </w:t>
      </w:r>
      <w:r w:rsidRPr="00A059E8">
        <w:rPr>
          <w:sz w:val="18"/>
          <w:szCs w:val="18"/>
        </w:rPr>
        <w:t>(</w:t>
      </w:r>
      <w:r w:rsidRPr="00A059E8">
        <w:rPr>
          <w:rFonts w:ascii="Comic Sans MS" w:hAnsi="Comic Sans MS"/>
          <w:sz w:val="18"/>
          <w:szCs w:val="18"/>
        </w:rPr>
        <w:t>Acts 1:8</w:t>
      </w:r>
      <w:r w:rsidRPr="00A059E8">
        <w:rPr>
          <w:sz w:val="18"/>
          <w:szCs w:val="18"/>
        </w:rPr>
        <w:t>)</w:t>
      </w:r>
      <w:r w:rsidRPr="00E31867">
        <w:t>.</w:t>
      </w:r>
      <w:r w:rsidRPr="00B75575">
        <w:t xml:space="preserve"> </w:t>
      </w:r>
      <w:r w:rsidRPr="00E31867">
        <w:t>“</w:t>
      </w:r>
      <w:r w:rsidRPr="007B6244">
        <w:rPr>
          <w:i/>
        </w:rPr>
        <w:t>And this gospel of the kingdom will be proclaimed throughout the whole world as a testimony to all nations, and then the end will come</w:t>
      </w:r>
      <w:r w:rsidR="005F375F">
        <w:rPr>
          <w:i/>
        </w:rPr>
        <w:t>.</w:t>
      </w:r>
      <w:r w:rsidRPr="00E31867">
        <w:t xml:space="preserve">” </w:t>
      </w:r>
      <w:r w:rsidRPr="00A059E8">
        <w:rPr>
          <w:rFonts w:ascii="Comic Sans MS" w:hAnsi="Comic Sans MS"/>
          <w:sz w:val="18"/>
          <w:szCs w:val="18"/>
        </w:rPr>
        <w:t>(Mt 24:14)</w:t>
      </w:r>
      <w:r w:rsidRPr="00E31867">
        <w:t xml:space="preserve">. </w:t>
      </w:r>
      <w:r>
        <w:t xml:space="preserve">We are to be witnesses </w:t>
      </w:r>
      <w:ins w:id="455" w:author="Office 2004 Test Drive User" w:date="2018-10-08T23:55:00Z">
        <w:r w:rsidR="00CE6C73">
          <w:t>to</w:t>
        </w:r>
      </w:ins>
      <w:del w:id="456" w:author="Office 2004 Test Drive User" w:date="2018-10-08T23:55:00Z">
        <w:r w:rsidDel="00CE6C73">
          <w:delText>and</w:delText>
        </w:r>
      </w:del>
      <w:r>
        <w:t xml:space="preserve"> preach the gospel of the kingdom to the end of the earth and then the end will come.</w:t>
      </w:r>
    </w:p>
    <w:p w14:paraId="649606B9" w14:textId="2742D14F" w:rsidR="00393995" w:rsidRDefault="00393995" w:rsidP="00393995">
      <w:proofErr w:type="spellStart"/>
      <w:r>
        <w:t>Dr</w:t>
      </w:r>
      <w:proofErr w:type="spellEnd"/>
      <w:r>
        <w:t xml:space="preserve"> Billy </w:t>
      </w:r>
      <w:r w:rsidRPr="00AB7190">
        <w:t>Graham passed away</w:t>
      </w:r>
      <w:r>
        <w:t xml:space="preserve"> this year</w:t>
      </w:r>
      <w:r w:rsidRPr="00AB7190">
        <w:t>. Many of us</w:t>
      </w:r>
      <w:r>
        <w:t>,</w:t>
      </w:r>
      <w:r w:rsidRPr="00AB7190">
        <w:t xml:space="preserve"> </w:t>
      </w:r>
      <w:r>
        <w:t>Pioneer or Merdeka generation would</w:t>
      </w:r>
      <w:r w:rsidRPr="00AB7190">
        <w:t xml:space="preserve"> remember the historic rallies in the national stadium </w:t>
      </w:r>
      <w:r>
        <w:t xml:space="preserve">40 years ago </w:t>
      </w:r>
      <w:r w:rsidRPr="00AB7190">
        <w:t xml:space="preserve">in 1978. Pastor Rick </w:t>
      </w:r>
      <w:r>
        <w:t xml:space="preserve">Seaward of Victory Family Centre which has sent out missionaries and planted churches, </w:t>
      </w:r>
      <w:r w:rsidRPr="00AB7190">
        <w:t>had passed away in a car accident while ministering in Brazil. </w:t>
      </w:r>
      <w:r>
        <w:t>M</w:t>
      </w:r>
      <w:r w:rsidRPr="00AB7190">
        <w:t xml:space="preserve">issionary and </w:t>
      </w:r>
      <w:r w:rsidRPr="00687B39">
        <w:t xml:space="preserve">pastor, Reverend </w:t>
      </w:r>
      <w:proofErr w:type="spellStart"/>
      <w:r w:rsidRPr="00687B39">
        <w:t>Dr</w:t>
      </w:r>
      <w:proofErr w:type="spellEnd"/>
      <w:r w:rsidRPr="00687B39">
        <w:t xml:space="preserve"> Ernest Poulson, died in Singapore after a life of service here. </w:t>
      </w:r>
      <w:r w:rsidRPr="00687B39">
        <w:rPr>
          <w:rFonts w:hint="eastAsia"/>
        </w:rPr>
        <w:t>Chinese Bible scholar, Rev</w:t>
      </w:r>
      <w:r>
        <w:t xml:space="preserve"> Christian</w:t>
      </w:r>
      <w:r w:rsidRPr="00687B39">
        <w:rPr>
          <w:rFonts w:hint="eastAsia"/>
        </w:rPr>
        <w:t xml:space="preserve"> Chen gave sermons worldwide </w:t>
      </w:r>
      <w:r>
        <w:t>a</w:t>
      </w:r>
      <w:r w:rsidRPr="00687B39">
        <w:rPr>
          <w:rFonts w:hint="eastAsia"/>
        </w:rPr>
        <w:t>nd edif</w:t>
      </w:r>
      <w:ins w:id="457" w:author="Office 2004 Test Drive User" w:date="2018-10-08T23:56:00Z">
        <w:r w:rsidR="00642C2B">
          <w:t>ied</w:t>
        </w:r>
      </w:ins>
      <w:del w:id="458" w:author="Office 2004 Test Drive User" w:date="2018-10-08T23:56:00Z">
        <w:r w:rsidRPr="00687B39" w:rsidDel="00642C2B">
          <w:rPr>
            <w:rFonts w:hint="eastAsia"/>
          </w:rPr>
          <w:delText>y</w:delText>
        </w:r>
      </w:del>
      <w:r w:rsidRPr="00687B39">
        <w:rPr>
          <w:rFonts w:hint="eastAsia"/>
        </w:rPr>
        <w:t xml:space="preserve"> a large pe</w:t>
      </w:r>
      <w:r>
        <w:rPr>
          <w:rFonts w:hint="eastAsia"/>
        </w:rPr>
        <w:t xml:space="preserve">rcentage of Christians in China passed away peacefully in </w:t>
      </w:r>
      <w:r>
        <w:t xml:space="preserve">New </w:t>
      </w:r>
      <w:r w:rsidRPr="00B40D01">
        <w:t>York</w:t>
      </w:r>
      <w:r w:rsidRPr="00CC0FBF">
        <w:rPr>
          <w:i/>
        </w:rPr>
        <w:t xml:space="preserve">. </w:t>
      </w:r>
      <w:r w:rsidRPr="00A9389F">
        <w:rPr>
          <w:i/>
        </w:rPr>
        <w:t>Oh may all who come behind us find us faithful</w:t>
      </w:r>
      <w:ins w:id="459" w:author="Office 2004 Test Drive User" w:date="2018-10-08T23:57:00Z">
        <w:r w:rsidR="00642C2B">
          <w:t xml:space="preserve"> - </w:t>
        </w:r>
      </w:ins>
      <w:del w:id="460" w:author="Office 2004 Test Drive User" w:date="2018-10-08T23:57:00Z">
        <w:r w:rsidDel="00642C2B">
          <w:delText xml:space="preserve">. </w:delText>
        </w:r>
      </w:del>
      <w:ins w:id="461" w:author="Office 2004 Test Drive User" w:date="2018-10-08T23:57:00Z">
        <w:r w:rsidR="00642C2B">
          <w:t>f</w:t>
        </w:r>
      </w:ins>
      <w:del w:id="462" w:author="Office 2004 Test Drive User" w:date="2018-10-08T23:57:00Z">
        <w:r w:rsidDel="00642C2B">
          <w:delText>F</w:delText>
        </w:r>
      </w:del>
      <w:r>
        <w:t>aithful to the end</w:t>
      </w:r>
      <w:r w:rsidRPr="00A64929">
        <w:rPr>
          <w:i/>
        </w:rPr>
        <w:t xml:space="preserve">. </w:t>
      </w:r>
      <w:r w:rsidR="005F375F">
        <w:rPr>
          <w:i/>
        </w:rPr>
        <w:t>“</w:t>
      </w:r>
      <w:r w:rsidRPr="00A64929">
        <w:rPr>
          <w:i/>
        </w:rPr>
        <w:t>For if we are faithful to the end, trusting God just as firmly as when we first believed, we will share in all that belongs to Christ.</w:t>
      </w:r>
      <w:r w:rsidR="005F375F">
        <w:rPr>
          <w:i/>
        </w:rPr>
        <w:t>”</w:t>
      </w:r>
      <w:r>
        <w:t xml:space="preserve"> </w:t>
      </w:r>
      <w:r w:rsidRPr="00A059E8">
        <w:rPr>
          <w:rFonts w:ascii="Comic Sans MS" w:hAnsi="Comic Sans MS"/>
          <w:sz w:val="18"/>
          <w:szCs w:val="18"/>
        </w:rPr>
        <w:t>(</w:t>
      </w:r>
      <w:proofErr w:type="spellStart"/>
      <w:r w:rsidRPr="00A059E8">
        <w:rPr>
          <w:rFonts w:ascii="Comic Sans MS" w:hAnsi="Comic Sans MS"/>
          <w:sz w:val="18"/>
          <w:szCs w:val="18"/>
        </w:rPr>
        <w:t>Heb</w:t>
      </w:r>
      <w:proofErr w:type="spellEnd"/>
      <w:r w:rsidRPr="00A059E8">
        <w:rPr>
          <w:rFonts w:ascii="Comic Sans MS" w:hAnsi="Comic Sans MS"/>
          <w:sz w:val="18"/>
          <w:szCs w:val="18"/>
        </w:rPr>
        <w:t xml:space="preserve"> 3:14, NLT)</w:t>
      </w:r>
      <w:r>
        <w:t>.</w:t>
      </w:r>
    </w:p>
    <w:p w14:paraId="6A8CC743" w14:textId="49648017" w:rsidR="00393995" w:rsidRPr="00687B39" w:rsidRDefault="00393995" w:rsidP="00393995">
      <w:r>
        <w:t xml:space="preserve">When this age is over, and the millions upon millions of the redeemed </w:t>
      </w:r>
      <w:ins w:id="463" w:author="Office 2004 Test Drive User" w:date="2018-10-08T23:58:00Z">
        <w:r w:rsidR="00642C2B">
          <w:t>fall</w:t>
        </w:r>
      </w:ins>
      <w:del w:id="464" w:author="Office 2004 Test Drive User" w:date="2018-10-08T23:58:00Z">
        <w:r w:rsidDel="00642C2B">
          <w:delText>bow</w:delText>
        </w:r>
      </w:del>
      <w:r>
        <w:t xml:space="preserve"> down on their knees before the throne of God above, mission will be no more. Our Lord Jesus Christ will sustain you to the end. (1 </w:t>
      </w:r>
      <w:proofErr w:type="spellStart"/>
      <w:r>
        <w:t>Cor</w:t>
      </w:r>
      <w:proofErr w:type="spellEnd"/>
      <w:r>
        <w:t xml:space="preserve"> 1:8).</w:t>
      </w:r>
      <w:bookmarkStart w:id="465" w:name="_GoBack"/>
      <w:bookmarkEnd w:id="465"/>
    </w:p>
    <w:p w14:paraId="35C5504C" w14:textId="77777777" w:rsidR="00393995" w:rsidRPr="004A3B69" w:rsidRDefault="00393995" w:rsidP="00393995">
      <w:pPr>
        <w:jc w:val="center"/>
        <w:rPr>
          <w:i/>
        </w:rPr>
      </w:pPr>
      <w:r w:rsidRPr="004A3B69">
        <w:rPr>
          <w:i/>
        </w:rPr>
        <w:t>I love to tell the story;</w:t>
      </w:r>
      <w:r w:rsidRPr="004A3B69">
        <w:rPr>
          <w:i/>
        </w:rPr>
        <w:br/>
        <w:t>  </w:t>
      </w:r>
      <w:proofErr w:type="spellStart"/>
      <w:r w:rsidRPr="004A3B69">
        <w:rPr>
          <w:i/>
        </w:rPr>
        <w:t>’Tis</w:t>
      </w:r>
      <w:proofErr w:type="spellEnd"/>
      <w:r w:rsidRPr="004A3B69">
        <w:rPr>
          <w:i/>
        </w:rPr>
        <w:t xml:space="preserve"> pleasant to repeat</w:t>
      </w:r>
      <w:r w:rsidRPr="004A3B69">
        <w:rPr>
          <w:i/>
        </w:rPr>
        <w:br/>
        <w:t>What seems each time I tell it,</w:t>
      </w:r>
      <w:r w:rsidRPr="004A3B69">
        <w:rPr>
          <w:i/>
        </w:rPr>
        <w:br/>
      </w:r>
      <w:proofErr w:type="gramStart"/>
      <w:r w:rsidRPr="004A3B69">
        <w:rPr>
          <w:i/>
        </w:rPr>
        <w:t>  More</w:t>
      </w:r>
      <w:proofErr w:type="gramEnd"/>
      <w:r w:rsidRPr="004A3B69">
        <w:rPr>
          <w:i/>
        </w:rPr>
        <w:t xml:space="preserve"> wonderfully sweet.</w:t>
      </w:r>
      <w:r w:rsidRPr="004A3B69">
        <w:rPr>
          <w:i/>
        </w:rPr>
        <w:br/>
        <w:t>I love to tell the story;</w:t>
      </w:r>
      <w:r w:rsidRPr="004A3B69">
        <w:rPr>
          <w:i/>
        </w:rPr>
        <w:br/>
      </w:r>
      <w:proofErr w:type="gramStart"/>
      <w:r w:rsidRPr="004A3B69">
        <w:rPr>
          <w:i/>
        </w:rPr>
        <w:t>  For</w:t>
      </w:r>
      <w:proofErr w:type="gramEnd"/>
      <w:r w:rsidRPr="004A3B69">
        <w:rPr>
          <w:i/>
        </w:rPr>
        <w:t xml:space="preserve"> some have never heard</w:t>
      </w:r>
      <w:r w:rsidRPr="004A3B69">
        <w:rPr>
          <w:i/>
        </w:rPr>
        <w:br/>
        <w:t>The message of salvation</w:t>
      </w:r>
      <w:r w:rsidRPr="004A3B69">
        <w:rPr>
          <w:i/>
        </w:rPr>
        <w:br/>
        <w:t>  From God’s own holy Word.</w:t>
      </w:r>
    </w:p>
    <w:p w14:paraId="6DA65038" w14:textId="77777777" w:rsidR="00393995" w:rsidRPr="00E31867" w:rsidRDefault="00393995" w:rsidP="00393995">
      <w:pPr>
        <w:jc w:val="center"/>
      </w:pPr>
      <w:r w:rsidRPr="00ED70BC">
        <w:t>Catharine Hankey (1834-1911)</w:t>
      </w:r>
    </w:p>
    <w:p w14:paraId="206061AB" w14:textId="77777777" w:rsidR="00C51666" w:rsidRDefault="00C51666" w:rsidP="00C51666">
      <w:pPr>
        <w:rPr>
          <w:b/>
        </w:rPr>
      </w:pPr>
    </w:p>
    <w:p w14:paraId="2C8F9133" w14:textId="77777777" w:rsidR="00653B1C" w:rsidRDefault="00653B1C" w:rsidP="00C51666">
      <w:pPr>
        <w:rPr>
          <w:b/>
        </w:rPr>
      </w:pPr>
    </w:p>
    <w:p w14:paraId="1AC20E39" w14:textId="77777777" w:rsidR="00653B1C" w:rsidRDefault="00653B1C" w:rsidP="00C51666">
      <w:pPr>
        <w:rPr>
          <w:b/>
        </w:rPr>
      </w:pPr>
    </w:p>
    <w:p w14:paraId="21A85921" w14:textId="77777777" w:rsidR="00256603" w:rsidRDefault="00256603" w:rsidP="00C51666">
      <w:pPr>
        <w:rPr>
          <w:b/>
        </w:rPr>
      </w:pPr>
    </w:p>
    <w:p w14:paraId="52701836" w14:textId="77777777" w:rsidR="00256603" w:rsidRDefault="00256603" w:rsidP="00C51666">
      <w:pPr>
        <w:rPr>
          <w:b/>
        </w:rPr>
      </w:pPr>
    </w:p>
    <w:p w14:paraId="315DA590" w14:textId="77777777" w:rsidR="00653B1C" w:rsidRDefault="00653B1C" w:rsidP="00C51666">
      <w:pPr>
        <w:rPr>
          <w:b/>
        </w:rPr>
      </w:pPr>
    </w:p>
    <w:p w14:paraId="70A545E6" w14:textId="77777777" w:rsidR="00653B1C" w:rsidRDefault="00653B1C" w:rsidP="00C51666">
      <w:pPr>
        <w:rPr>
          <w:b/>
        </w:rPr>
      </w:pPr>
    </w:p>
    <w:p w14:paraId="0F77786D" w14:textId="77777777" w:rsidR="00653B1C" w:rsidRDefault="00653B1C" w:rsidP="00C51666">
      <w:pPr>
        <w:rPr>
          <w:b/>
        </w:rPr>
      </w:pPr>
    </w:p>
    <w:p w14:paraId="7553A86A" w14:textId="77777777" w:rsidR="00653B1C" w:rsidRDefault="00653B1C" w:rsidP="00C51666">
      <w:pPr>
        <w:rPr>
          <w:b/>
        </w:rPr>
      </w:pPr>
    </w:p>
    <w:p w14:paraId="2570DAE7" w14:textId="77777777" w:rsidR="00D4376A" w:rsidRDefault="00D4376A" w:rsidP="00C51666">
      <w:pPr>
        <w:rPr>
          <w:b/>
        </w:rPr>
      </w:pPr>
    </w:p>
    <w:p w14:paraId="758A9513" w14:textId="77777777" w:rsidR="00EF5015" w:rsidRDefault="00EF5015" w:rsidP="00C51666">
      <w:pPr>
        <w:rPr>
          <w:b/>
        </w:rPr>
      </w:pPr>
    </w:p>
    <w:p w14:paraId="6085ECD7" w14:textId="77777777" w:rsidR="00CC0C2B" w:rsidRDefault="00CC0C2B" w:rsidP="00C51666">
      <w:pPr>
        <w:rPr>
          <w:b/>
        </w:rPr>
      </w:pPr>
    </w:p>
    <w:p w14:paraId="0CDBE686" w14:textId="77777777" w:rsidR="00653B1C" w:rsidRDefault="00653B1C" w:rsidP="00C51666">
      <w:pPr>
        <w:rPr>
          <w:b/>
        </w:rPr>
      </w:pPr>
    </w:p>
    <w:p w14:paraId="6B27642A" w14:textId="77777777" w:rsidR="00834E3C" w:rsidRPr="000139D0" w:rsidRDefault="00834E3C" w:rsidP="00834E3C"/>
    <w:p w14:paraId="613A9604" w14:textId="77777777" w:rsidR="00834E3C" w:rsidRDefault="00834E3C" w:rsidP="00361E9F">
      <w:pPr>
        <w:jc w:val="center"/>
      </w:pPr>
      <w:r>
        <w:rPr>
          <w:noProof/>
          <w:lang w:eastAsia="en-US"/>
        </w:rPr>
        <w:drawing>
          <wp:inline distT="0" distB="0" distL="0" distR="0" wp14:anchorId="591B25D7" wp14:editId="018788CB">
            <wp:extent cx="4318763" cy="2963917"/>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1112_09111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5102" cy="2975130"/>
                    </a:xfrm>
                    <a:prstGeom prst="rect">
                      <a:avLst/>
                    </a:prstGeom>
                  </pic:spPr>
                </pic:pic>
              </a:graphicData>
            </a:graphic>
          </wp:inline>
        </w:drawing>
      </w:r>
    </w:p>
    <w:p w14:paraId="1F9A13E9" w14:textId="77777777" w:rsidR="00834E3C" w:rsidRDefault="00834E3C" w:rsidP="00834E3C">
      <w:pPr>
        <w:jc w:val="center"/>
      </w:pPr>
      <w:r w:rsidRPr="00E31867">
        <w:t xml:space="preserve">Ushers can make </w:t>
      </w:r>
      <w:r>
        <w:t>gospel friends feel most welcome. (Eric Chong, 2017)</w:t>
      </w:r>
    </w:p>
    <w:p w14:paraId="74FAA02B" w14:textId="77777777" w:rsidR="00A54614" w:rsidRDefault="00A54614" w:rsidP="00834E3C">
      <w:pPr>
        <w:jc w:val="center"/>
      </w:pPr>
    </w:p>
    <w:p w14:paraId="4DDF793F" w14:textId="77777777" w:rsidR="00A54614" w:rsidRPr="000139D0" w:rsidRDefault="00A54614" w:rsidP="00834E3C">
      <w:pPr>
        <w:jc w:val="center"/>
      </w:pPr>
    </w:p>
    <w:p w14:paraId="113B47D2" w14:textId="77777777" w:rsidR="00834E3C" w:rsidRDefault="00A54614" w:rsidP="00664D3D">
      <w:pPr>
        <w:jc w:val="center"/>
      </w:pPr>
      <w:r>
        <w:rPr>
          <w:noProof/>
          <w:lang w:eastAsia="en-US"/>
        </w:rPr>
        <w:drawing>
          <wp:inline distT="0" distB="0" distL="0" distR="0" wp14:anchorId="47978580" wp14:editId="1AE94A5B">
            <wp:extent cx="4493172" cy="3078255"/>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729_09502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1991" cy="3091148"/>
                    </a:xfrm>
                    <a:prstGeom prst="rect">
                      <a:avLst/>
                    </a:prstGeom>
                  </pic:spPr>
                </pic:pic>
              </a:graphicData>
            </a:graphic>
          </wp:inline>
        </w:drawing>
      </w:r>
    </w:p>
    <w:p w14:paraId="2A3F0647" w14:textId="77777777" w:rsidR="00A54614" w:rsidRDefault="00A54614" w:rsidP="00A54614">
      <w:pPr>
        <w:jc w:val="center"/>
      </w:pPr>
      <w:r>
        <w:t>Feedback and ideas for the gospel meeting. (Eric Chong, July 2018)</w:t>
      </w:r>
    </w:p>
    <w:p w14:paraId="4EE0941B" w14:textId="77777777" w:rsidR="00A869A2" w:rsidRDefault="00A869A2" w:rsidP="00A54614">
      <w:pPr>
        <w:jc w:val="center"/>
      </w:pPr>
    </w:p>
    <w:p w14:paraId="189EA022" w14:textId="77777777" w:rsidR="00A869A2" w:rsidRDefault="00A869A2" w:rsidP="00A54614">
      <w:pPr>
        <w:jc w:val="center"/>
      </w:pPr>
    </w:p>
    <w:p w14:paraId="18720767" w14:textId="77777777" w:rsidR="00A54614" w:rsidRDefault="00A869A2" w:rsidP="00664D3D">
      <w:pPr>
        <w:jc w:val="center"/>
      </w:pPr>
      <w:r>
        <w:rPr>
          <w:noProof/>
          <w:lang w:eastAsia="en-US"/>
        </w:rPr>
        <w:drawing>
          <wp:inline distT="0" distB="0" distL="0" distR="0" wp14:anchorId="02D6559C" wp14:editId="739EFF43">
            <wp:extent cx="5052215" cy="32161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729_09374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8820" cy="3226737"/>
                    </a:xfrm>
                    <a:prstGeom prst="rect">
                      <a:avLst/>
                    </a:prstGeom>
                  </pic:spPr>
                </pic:pic>
              </a:graphicData>
            </a:graphic>
          </wp:inline>
        </w:drawing>
      </w:r>
    </w:p>
    <w:p w14:paraId="6992C618" w14:textId="77777777" w:rsidR="00CF7D55" w:rsidRDefault="00CF7D55" w:rsidP="00CF7D55">
      <w:pPr>
        <w:jc w:val="center"/>
      </w:pPr>
      <w:r>
        <w:t>Share the g</w:t>
      </w:r>
      <w:r w:rsidRPr="00E31867">
        <w:t xml:space="preserve">ospel </w:t>
      </w:r>
      <w:r>
        <w:t>in daily living as and where we go. (Eric Chong, July 2018)</w:t>
      </w:r>
    </w:p>
    <w:p w14:paraId="3EC67217" w14:textId="77777777" w:rsidR="00A869A2" w:rsidRDefault="00A869A2" w:rsidP="00E31867"/>
    <w:p w14:paraId="5E13C15B" w14:textId="77777777" w:rsidR="00CF7D55" w:rsidRDefault="009C2512" w:rsidP="00664D3D">
      <w:pPr>
        <w:jc w:val="center"/>
      </w:pPr>
      <w:r>
        <w:rPr>
          <w:noProof/>
          <w:lang w:eastAsia="en-US"/>
        </w:rPr>
        <w:drawing>
          <wp:inline distT="0" distB="0" distL="0" distR="0" wp14:anchorId="35B39305" wp14:editId="451C03F4">
            <wp:extent cx="5158038" cy="327922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180824-WA0017.jpg"/>
                    <pic:cNvPicPr/>
                  </pic:nvPicPr>
                  <pic:blipFill>
                    <a:blip r:embed="rId10">
                      <a:extLst>
                        <a:ext uri="{28A0092B-C50C-407E-A947-70E740481C1C}">
                          <a14:useLocalDpi xmlns:a14="http://schemas.microsoft.com/office/drawing/2010/main" val="0"/>
                        </a:ext>
                      </a:extLst>
                    </a:blip>
                    <a:stretch>
                      <a:fillRect/>
                    </a:stretch>
                  </pic:blipFill>
                  <pic:spPr>
                    <a:xfrm>
                      <a:off x="0" y="0"/>
                      <a:ext cx="5195967" cy="3303342"/>
                    </a:xfrm>
                    <a:prstGeom prst="rect">
                      <a:avLst/>
                    </a:prstGeom>
                  </pic:spPr>
                </pic:pic>
              </a:graphicData>
            </a:graphic>
          </wp:inline>
        </w:drawing>
      </w:r>
    </w:p>
    <w:p w14:paraId="36EDBA91" w14:textId="77777777" w:rsidR="00BF4447" w:rsidRDefault="00BF4447" w:rsidP="00BF4447">
      <w:pPr>
        <w:jc w:val="center"/>
      </w:pPr>
      <w:r>
        <w:t xml:space="preserve">Indian gospel meeting in </w:t>
      </w:r>
      <w:proofErr w:type="spellStart"/>
      <w:r>
        <w:t>Wilkie</w:t>
      </w:r>
      <w:proofErr w:type="spellEnd"/>
      <w:r w:rsidR="003E7B43">
        <w:t>.</w:t>
      </w:r>
      <w:r>
        <w:t xml:space="preserve"> (</w:t>
      </w:r>
      <w:proofErr w:type="spellStart"/>
      <w:r>
        <w:t>Sagar</w:t>
      </w:r>
      <w:proofErr w:type="spellEnd"/>
      <w:r>
        <w:t>, 25 Dec 2015)</w:t>
      </w:r>
    </w:p>
    <w:sectPr w:rsidR="00BF44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等线">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Comic Sans MS">
    <w:panose1 w:val="030F0702030302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等线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944A8"/>
    <w:multiLevelType w:val="hybridMultilevel"/>
    <w:tmpl w:val="E83289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37C"/>
    <w:rsid w:val="00000375"/>
    <w:rsid w:val="00004E7B"/>
    <w:rsid w:val="0001176E"/>
    <w:rsid w:val="000128CF"/>
    <w:rsid w:val="000139D0"/>
    <w:rsid w:val="00015F6F"/>
    <w:rsid w:val="000210C7"/>
    <w:rsid w:val="00033DA9"/>
    <w:rsid w:val="00035323"/>
    <w:rsid w:val="00035B47"/>
    <w:rsid w:val="00041B67"/>
    <w:rsid w:val="00042065"/>
    <w:rsid w:val="00046360"/>
    <w:rsid w:val="00047B7D"/>
    <w:rsid w:val="0005168C"/>
    <w:rsid w:val="000568AD"/>
    <w:rsid w:val="00056CC0"/>
    <w:rsid w:val="00064B14"/>
    <w:rsid w:val="00066AFC"/>
    <w:rsid w:val="00070CFA"/>
    <w:rsid w:val="000A657B"/>
    <w:rsid w:val="000B16F2"/>
    <w:rsid w:val="000B346C"/>
    <w:rsid w:val="000B73D5"/>
    <w:rsid w:val="000D25CF"/>
    <w:rsid w:val="000D493B"/>
    <w:rsid w:val="000D51D4"/>
    <w:rsid w:val="000E47F2"/>
    <w:rsid w:val="000E5A2F"/>
    <w:rsid w:val="000F5611"/>
    <w:rsid w:val="000F6A64"/>
    <w:rsid w:val="000F6E3B"/>
    <w:rsid w:val="00104119"/>
    <w:rsid w:val="00105EBD"/>
    <w:rsid w:val="00107117"/>
    <w:rsid w:val="0011111D"/>
    <w:rsid w:val="00121A4B"/>
    <w:rsid w:val="00123BEC"/>
    <w:rsid w:val="001258FB"/>
    <w:rsid w:val="00130F05"/>
    <w:rsid w:val="001314F7"/>
    <w:rsid w:val="0014228C"/>
    <w:rsid w:val="0014523F"/>
    <w:rsid w:val="001464EB"/>
    <w:rsid w:val="00150251"/>
    <w:rsid w:val="00153B0E"/>
    <w:rsid w:val="00155ECC"/>
    <w:rsid w:val="001702E0"/>
    <w:rsid w:val="0017309D"/>
    <w:rsid w:val="0017425A"/>
    <w:rsid w:val="00176B48"/>
    <w:rsid w:val="00180AD4"/>
    <w:rsid w:val="00182611"/>
    <w:rsid w:val="001909C5"/>
    <w:rsid w:val="001A0B4B"/>
    <w:rsid w:val="001B36FA"/>
    <w:rsid w:val="001B649C"/>
    <w:rsid w:val="001C1192"/>
    <w:rsid w:val="001C65F0"/>
    <w:rsid w:val="001D3DD9"/>
    <w:rsid w:val="001D4F8F"/>
    <w:rsid w:val="001E2CA2"/>
    <w:rsid w:val="001E397D"/>
    <w:rsid w:val="001E4CDD"/>
    <w:rsid w:val="001F0B5C"/>
    <w:rsid w:val="001F647F"/>
    <w:rsid w:val="002015FC"/>
    <w:rsid w:val="0020490C"/>
    <w:rsid w:val="00205D89"/>
    <w:rsid w:val="00213613"/>
    <w:rsid w:val="00214527"/>
    <w:rsid w:val="002167DF"/>
    <w:rsid w:val="00223D22"/>
    <w:rsid w:val="00223EBA"/>
    <w:rsid w:val="00226253"/>
    <w:rsid w:val="00227BA1"/>
    <w:rsid w:val="00242B95"/>
    <w:rsid w:val="002461FC"/>
    <w:rsid w:val="0024681F"/>
    <w:rsid w:val="00247044"/>
    <w:rsid w:val="00255250"/>
    <w:rsid w:val="00256603"/>
    <w:rsid w:val="00256C9E"/>
    <w:rsid w:val="0027058C"/>
    <w:rsid w:val="0027767A"/>
    <w:rsid w:val="002932B0"/>
    <w:rsid w:val="002A0261"/>
    <w:rsid w:val="002A2389"/>
    <w:rsid w:val="002A3E17"/>
    <w:rsid w:val="002A4147"/>
    <w:rsid w:val="002A69B5"/>
    <w:rsid w:val="002B385B"/>
    <w:rsid w:val="002C04E4"/>
    <w:rsid w:val="002C6739"/>
    <w:rsid w:val="002D03B1"/>
    <w:rsid w:val="002E437F"/>
    <w:rsid w:val="002E7095"/>
    <w:rsid w:val="002F4645"/>
    <w:rsid w:val="00303259"/>
    <w:rsid w:val="003039C2"/>
    <w:rsid w:val="00314287"/>
    <w:rsid w:val="00315F24"/>
    <w:rsid w:val="00315FEE"/>
    <w:rsid w:val="00320B0C"/>
    <w:rsid w:val="0032739E"/>
    <w:rsid w:val="00336DF7"/>
    <w:rsid w:val="00336E8D"/>
    <w:rsid w:val="00336F2B"/>
    <w:rsid w:val="00342082"/>
    <w:rsid w:val="003504E6"/>
    <w:rsid w:val="00351F21"/>
    <w:rsid w:val="00354C69"/>
    <w:rsid w:val="00354E96"/>
    <w:rsid w:val="00361E9F"/>
    <w:rsid w:val="00364544"/>
    <w:rsid w:val="00365EB7"/>
    <w:rsid w:val="00367904"/>
    <w:rsid w:val="00374D80"/>
    <w:rsid w:val="00381BAA"/>
    <w:rsid w:val="003916AC"/>
    <w:rsid w:val="00393995"/>
    <w:rsid w:val="00393ABA"/>
    <w:rsid w:val="00396608"/>
    <w:rsid w:val="003A3F36"/>
    <w:rsid w:val="003B707C"/>
    <w:rsid w:val="003B7E88"/>
    <w:rsid w:val="003D0352"/>
    <w:rsid w:val="003D55BC"/>
    <w:rsid w:val="003E2A61"/>
    <w:rsid w:val="003E2E9B"/>
    <w:rsid w:val="003E7B43"/>
    <w:rsid w:val="003F550A"/>
    <w:rsid w:val="003F7269"/>
    <w:rsid w:val="00405270"/>
    <w:rsid w:val="00416F7F"/>
    <w:rsid w:val="0042270E"/>
    <w:rsid w:val="00423F13"/>
    <w:rsid w:val="0043602A"/>
    <w:rsid w:val="00437098"/>
    <w:rsid w:val="004526C0"/>
    <w:rsid w:val="0046310F"/>
    <w:rsid w:val="00470492"/>
    <w:rsid w:val="00481082"/>
    <w:rsid w:val="00484A98"/>
    <w:rsid w:val="00484AB6"/>
    <w:rsid w:val="004865BA"/>
    <w:rsid w:val="004A3B69"/>
    <w:rsid w:val="004A3EEB"/>
    <w:rsid w:val="004B215C"/>
    <w:rsid w:val="004B55E0"/>
    <w:rsid w:val="004D2D3A"/>
    <w:rsid w:val="004D4A27"/>
    <w:rsid w:val="004D6372"/>
    <w:rsid w:val="004E2F51"/>
    <w:rsid w:val="004E3FD3"/>
    <w:rsid w:val="004E47B0"/>
    <w:rsid w:val="004E4B93"/>
    <w:rsid w:val="00500BCB"/>
    <w:rsid w:val="00506F79"/>
    <w:rsid w:val="00514FCB"/>
    <w:rsid w:val="00515032"/>
    <w:rsid w:val="005170E3"/>
    <w:rsid w:val="00522429"/>
    <w:rsid w:val="00531939"/>
    <w:rsid w:val="005354EA"/>
    <w:rsid w:val="005356C4"/>
    <w:rsid w:val="00543CE4"/>
    <w:rsid w:val="00543D4B"/>
    <w:rsid w:val="00551C65"/>
    <w:rsid w:val="005535D2"/>
    <w:rsid w:val="00554B21"/>
    <w:rsid w:val="00554DC0"/>
    <w:rsid w:val="00565633"/>
    <w:rsid w:val="00571394"/>
    <w:rsid w:val="0057554C"/>
    <w:rsid w:val="00596B09"/>
    <w:rsid w:val="005B0E98"/>
    <w:rsid w:val="005B27A9"/>
    <w:rsid w:val="005B2A38"/>
    <w:rsid w:val="005D4DD5"/>
    <w:rsid w:val="005E1E48"/>
    <w:rsid w:val="005F0287"/>
    <w:rsid w:val="005F23AC"/>
    <w:rsid w:val="005F375F"/>
    <w:rsid w:val="00600039"/>
    <w:rsid w:val="00603082"/>
    <w:rsid w:val="00604C35"/>
    <w:rsid w:val="00610192"/>
    <w:rsid w:val="00620072"/>
    <w:rsid w:val="00621B9A"/>
    <w:rsid w:val="00634155"/>
    <w:rsid w:val="006412CB"/>
    <w:rsid w:val="006423A4"/>
    <w:rsid w:val="00642C2B"/>
    <w:rsid w:val="00646AE7"/>
    <w:rsid w:val="006501E4"/>
    <w:rsid w:val="00653B1C"/>
    <w:rsid w:val="00655036"/>
    <w:rsid w:val="00663C2B"/>
    <w:rsid w:val="00664D3D"/>
    <w:rsid w:val="00665DF4"/>
    <w:rsid w:val="00672707"/>
    <w:rsid w:val="0067276B"/>
    <w:rsid w:val="0067332B"/>
    <w:rsid w:val="0068406C"/>
    <w:rsid w:val="00685DCD"/>
    <w:rsid w:val="0068699E"/>
    <w:rsid w:val="00687B39"/>
    <w:rsid w:val="006A097F"/>
    <w:rsid w:val="006A269B"/>
    <w:rsid w:val="006B7F5B"/>
    <w:rsid w:val="006D10B3"/>
    <w:rsid w:val="006D3C22"/>
    <w:rsid w:val="006D50F4"/>
    <w:rsid w:val="006D6F40"/>
    <w:rsid w:val="006E05B2"/>
    <w:rsid w:val="006E126E"/>
    <w:rsid w:val="006E273A"/>
    <w:rsid w:val="006E637B"/>
    <w:rsid w:val="006F127A"/>
    <w:rsid w:val="007074F2"/>
    <w:rsid w:val="00731301"/>
    <w:rsid w:val="00731D29"/>
    <w:rsid w:val="00742A9B"/>
    <w:rsid w:val="00746CAF"/>
    <w:rsid w:val="00751F67"/>
    <w:rsid w:val="00753102"/>
    <w:rsid w:val="00762210"/>
    <w:rsid w:val="00764875"/>
    <w:rsid w:val="0076565D"/>
    <w:rsid w:val="00775155"/>
    <w:rsid w:val="00775580"/>
    <w:rsid w:val="00777459"/>
    <w:rsid w:val="00782E2C"/>
    <w:rsid w:val="00782E9B"/>
    <w:rsid w:val="00787185"/>
    <w:rsid w:val="00790753"/>
    <w:rsid w:val="007916A0"/>
    <w:rsid w:val="00792752"/>
    <w:rsid w:val="00792E00"/>
    <w:rsid w:val="00797065"/>
    <w:rsid w:val="0079734B"/>
    <w:rsid w:val="00797C83"/>
    <w:rsid w:val="007B0E53"/>
    <w:rsid w:val="007B6244"/>
    <w:rsid w:val="007D0231"/>
    <w:rsid w:val="007E12EA"/>
    <w:rsid w:val="007E6173"/>
    <w:rsid w:val="007F0C25"/>
    <w:rsid w:val="007F251C"/>
    <w:rsid w:val="007F5BFE"/>
    <w:rsid w:val="007F5F55"/>
    <w:rsid w:val="007F7B23"/>
    <w:rsid w:val="00814C85"/>
    <w:rsid w:val="0082096F"/>
    <w:rsid w:val="0082114B"/>
    <w:rsid w:val="008239B1"/>
    <w:rsid w:val="00834B24"/>
    <w:rsid w:val="00834E3C"/>
    <w:rsid w:val="00836382"/>
    <w:rsid w:val="0084500F"/>
    <w:rsid w:val="00860AF0"/>
    <w:rsid w:val="00864B5A"/>
    <w:rsid w:val="00866E2D"/>
    <w:rsid w:val="00871532"/>
    <w:rsid w:val="00871FE5"/>
    <w:rsid w:val="00881308"/>
    <w:rsid w:val="00882157"/>
    <w:rsid w:val="00882FF9"/>
    <w:rsid w:val="00895839"/>
    <w:rsid w:val="008A1186"/>
    <w:rsid w:val="008A6516"/>
    <w:rsid w:val="008B6C78"/>
    <w:rsid w:val="008B7CE2"/>
    <w:rsid w:val="008C1E5B"/>
    <w:rsid w:val="008C1F36"/>
    <w:rsid w:val="008D17F1"/>
    <w:rsid w:val="008D2A77"/>
    <w:rsid w:val="008E3BB0"/>
    <w:rsid w:val="008F47F0"/>
    <w:rsid w:val="008F65AF"/>
    <w:rsid w:val="008F666E"/>
    <w:rsid w:val="009007F1"/>
    <w:rsid w:val="00903258"/>
    <w:rsid w:val="009065FC"/>
    <w:rsid w:val="00915A6B"/>
    <w:rsid w:val="009363EE"/>
    <w:rsid w:val="00940476"/>
    <w:rsid w:val="00942F5C"/>
    <w:rsid w:val="00950B12"/>
    <w:rsid w:val="00955177"/>
    <w:rsid w:val="009574ED"/>
    <w:rsid w:val="00990236"/>
    <w:rsid w:val="00995B1D"/>
    <w:rsid w:val="009A33C5"/>
    <w:rsid w:val="009B4C27"/>
    <w:rsid w:val="009C1B48"/>
    <w:rsid w:val="009C2512"/>
    <w:rsid w:val="009C51E8"/>
    <w:rsid w:val="009C5A24"/>
    <w:rsid w:val="009C69A5"/>
    <w:rsid w:val="009D3817"/>
    <w:rsid w:val="009D74A5"/>
    <w:rsid w:val="009E12CB"/>
    <w:rsid w:val="009E4C5C"/>
    <w:rsid w:val="009E7331"/>
    <w:rsid w:val="00A059E8"/>
    <w:rsid w:val="00A10D03"/>
    <w:rsid w:val="00A11C47"/>
    <w:rsid w:val="00A11E8C"/>
    <w:rsid w:val="00A11EE2"/>
    <w:rsid w:val="00A124F5"/>
    <w:rsid w:val="00A12936"/>
    <w:rsid w:val="00A15760"/>
    <w:rsid w:val="00A215FA"/>
    <w:rsid w:val="00A31F9C"/>
    <w:rsid w:val="00A34966"/>
    <w:rsid w:val="00A37B49"/>
    <w:rsid w:val="00A40731"/>
    <w:rsid w:val="00A455B2"/>
    <w:rsid w:val="00A5095B"/>
    <w:rsid w:val="00A54614"/>
    <w:rsid w:val="00A571FD"/>
    <w:rsid w:val="00A64929"/>
    <w:rsid w:val="00A66137"/>
    <w:rsid w:val="00A66F3B"/>
    <w:rsid w:val="00A70883"/>
    <w:rsid w:val="00A73730"/>
    <w:rsid w:val="00A76B21"/>
    <w:rsid w:val="00A76B8B"/>
    <w:rsid w:val="00A80D58"/>
    <w:rsid w:val="00A869A2"/>
    <w:rsid w:val="00A91DE6"/>
    <w:rsid w:val="00A9343B"/>
    <w:rsid w:val="00A9389F"/>
    <w:rsid w:val="00AB2DA5"/>
    <w:rsid w:val="00AB384D"/>
    <w:rsid w:val="00AB569C"/>
    <w:rsid w:val="00AB7190"/>
    <w:rsid w:val="00AC2764"/>
    <w:rsid w:val="00AD06D6"/>
    <w:rsid w:val="00AD2406"/>
    <w:rsid w:val="00AE272C"/>
    <w:rsid w:val="00AE2F27"/>
    <w:rsid w:val="00AE564B"/>
    <w:rsid w:val="00AE731E"/>
    <w:rsid w:val="00B02991"/>
    <w:rsid w:val="00B045E5"/>
    <w:rsid w:val="00B064D2"/>
    <w:rsid w:val="00B07525"/>
    <w:rsid w:val="00B15597"/>
    <w:rsid w:val="00B23BCF"/>
    <w:rsid w:val="00B40D01"/>
    <w:rsid w:val="00B61096"/>
    <w:rsid w:val="00B615B4"/>
    <w:rsid w:val="00B629F1"/>
    <w:rsid w:val="00B70DBB"/>
    <w:rsid w:val="00B75253"/>
    <w:rsid w:val="00B75575"/>
    <w:rsid w:val="00B76414"/>
    <w:rsid w:val="00B776C5"/>
    <w:rsid w:val="00B91E0B"/>
    <w:rsid w:val="00B9407F"/>
    <w:rsid w:val="00B95A56"/>
    <w:rsid w:val="00BA0F57"/>
    <w:rsid w:val="00BA2741"/>
    <w:rsid w:val="00BA6849"/>
    <w:rsid w:val="00BB3179"/>
    <w:rsid w:val="00BB6746"/>
    <w:rsid w:val="00BB7DD9"/>
    <w:rsid w:val="00BB7F70"/>
    <w:rsid w:val="00BC4634"/>
    <w:rsid w:val="00BC4B90"/>
    <w:rsid w:val="00BD00C2"/>
    <w:rsid w:val="00BD59EB"/>
    <w:rsid w:val="00BD68BB"/>
    <w:rsid w:val="00BE6906"/>
    <w:rsid w:val="00BE7C9F"/>
    <w:rsid w:val="00BF27B0"/>
    <w:rsid w:val="00BF3F35"/>
    <w:rsid w:val="00BF4447"/>
    <w:rsid w:val="00BF6480"/>
    <w:rsid w:val="00C03EF9"/>
    <w:rsid w:val="00C15E71"/>
    <w:rsid w:val="00C20BF2"/>
    <w:rsid w:val="00C360CD"/>
    <w:rsid w:val="00C41DD7"/>
    <w:rsid w:val="00C461CF"/>
    <w:rsid w:val="00C51666"/>
    <w:rsid w:val="00C55936"/>
    <w:rsid w:val="00C71CDE"/>
    <w:rsid w:val="00C72012"/>
    <w:rsid w:val="00C771B9"/>
    <w:rsid w:val="00C8272F"/>
    <w:rsid w:val="00C873D8"/>
    <w:rsid w:val="00C9095C"/>
    <w:rsid w:val="00C911B4"/>
    <w:rsid w:val="00C9785F"/>
    <w:rsid w:val="00CB1B8D"/>
    <w:rsid w:val="00CB29EB"/>
    <w:rsid w:val="00CB4B8D"/>
    <w:rsid w:val="00CB782E"/>
    <w:rsid w:val="00CC0C2B"/>
    <w:rsid w:val="00CC0FBF"/>
    <w:rsid w:val="00CC4953"/>
    <w:rsid w:val="00CC4EF5"/>
    <w:rsid w:val="00CC6984"/>
    <w:rsid w:val="00CC6AFC"/>
    <w:rsid w:val="00CC7B59"/>
    <w:rsid w:val="00CD0C6B"/>
    <w:rsid w:val="00CE170C"/>
    <w:rsid w:val="00CE361F"/>
    <w:rsid w:val="00CE58BD"/>
    <w:rsid w:val="00CE6C73"/>
    <w:rsid w:val="00CE73CB"/>
    <w:rsid w:val="00CE7C33"/>
    <w:rsid w:val="00CF259E"/>
    <w:rsid w:val="00CF3937"/>
    <w:rsid w:val="00CF7D55"/>
    <w:rsid w:val="00D002A5"/>
    <w:rsid w:val="00D14EF0"/>
    <w:rsid w:val="00D17937"/>
    <w:rsid w:val="00D221FD"/>
    <w:rsid w:val="00D25D9D"/>
    <w:rsid w:val="00D313BE"/>
    <w:rsid w:val="00D41052"/>
    <w:rsid w:val="00D414C0"/>
    <w:rsid w:val="00D4376A"/>
    <w:rsid w:val="00D47FC1"/>
    <w:rsid w:val="00D570D9"/>
    <w:rsid w:val="00D72203"/>
    <w:rsid w:val="00D7243E"/>
    <w:rsid w:val="00D75F69"/>
    <w:rsid w:val="00D8495B"/>
    <w:rsid w:val="00D86A8B"/>
    <w:rsid w:val="00D87549"/>
    <w:rsid w:val="00D91D97"/>
    <w:rsid w:val="00D93B84"/>
    <w:rsid w:val="00D9425F"/>
    <w:rsid w:val="00D96C79"/>
    <w:rsid w:val="00DA0371"/>
    <w:rsid w:val="00DA0B7D"/>
    <w:rsid w:val="00DA19BE"/>
    <w:rsid w:val="00DA4143"/>
    <w:rsid w:val="00DA4C4A"/>
    <w:rsid w:val="00DA6973"/>
    <w:rsid w:val="00DA7DA4"/>
    <w:rsid w:val="00DB2FBD"/>
    <w:rsid w:val="00DB7193"/>
    <w:rsid w:val="00DC162B"/>
    <w:rsid w:val="00DC1AE5"/>
    <w:rsid w:val="00DC2743"/>
    <w:rsid w:val="00DD1F15"/>
    <w:rsid w:val="00DD413B"/>
    <w:rsid w:val="00DD6E10"/>
    <w:rsid w:val="00DE1518"/>
    <w:rsid w:val="00DE43F9"/>
    <w:rsid w:val="00DE76CB"/>
    <w:rsid w:val="00DF4CDE"/>
    <w:rsid w:val="00E12F06"/>
    <w:rsid w:val="00E1733E"/>
    <w:rsid w:val="00E22097"/>
    <w:rsid w:val="00E248A2"/>
    <w:rsid w:val="00E31867"/>
    <w:rsid w:val="00E31FF1"/>
    <w:rsid w:val="00E33535"/>
    <w:rsid w:val="00E36534"/>
    <w:rsid w:val="00E47D64"/>
    <w:rsid w:val="00E50E9F"/>
    <w:rsid w:val="00E6021F"/>
    <w:rsid w:val="00E621BB"/>
    <w:rsid w:val="00E64216"/>
    <w:rsid w:val="00E6758B"/>
    <w:rsid w:val="00E70236"/>
    <w:rsid w:val="00E71611"/>
    <w:rsid w:val="00E73618"/>
    <w:rsid w:val="00E759D3"/>
    <w:rsid w:val="00E97A3C"/>
    <w:rsid w:val="00EC1F79"/>
    <w:rsid w:val="00EC3961"/>
    <w:rsid w:val="00EC7924"/>
    <w:rsid w:val="00ED13B6"/>
    <w:rsid w:val="00ED6B94"/>
    <w:rsid w:val="00ED70BC"/>
    <w:rsid w:val="00EE0EDD"/>
    <w:rsid w:val="00EE48BC"/>
    <w:rsid w:val="00EF5015"/>
    <w:rsid w:val="00F04772"/>
    <w:rsid w:val="00F052F4"/>
    <w:rsid w:val="00F0611D"/>
    <w:rsid w:val="00F14B4D"/>
    <w:rsid w:val="00F25671"/>
    <w:rsid w:val="00F26E2F"/>
    <w:rsid w:val="00F2712D"/>
    <w:rsid w:val="00F32F40"/>
    <w:rsid w:val="00F5097F"/>
    <w:rsid w:val="00F605FD"/>
    <w:rsid w:val="00F72E25"/>
    <w:rsid w:val="00F73ACB"/>
    <w:rsid w:val="00F73B3B"/>
    <w:rsid w:val="00F815BC"/>
    <w:rsid w:val="00F8727A"/>
    <w:rsid w:val="00F92914"/>
    <w:rsid w:val="00F95CFF"/>
    <w:rsid w:val="00FA06AB"/>
    <w:rsid w:val="00FA6ACA"/>
    <w:rsid w:val="00FB037C"/>
    <w:rsid w:val="00FB0550"/>
    <w:rsid w:val="00FB770A"/>
    <w:rsid w:val="00FC1D1B"/>
    <w:rsid w:val="00FC2084"/>
    <w:rsid w:val="00FC3F5F"/>
    <w:rsid w:val="00FC504B"/>
    <w:rsid w:val="00FC720A"/>
    <w:rsid w:val="00FD08EC"/>
    <w:rsid w:val="00FD1950"/>
    <w:rsid w:val="00FD5B75"/>
    <w:rsid w:val="00FF7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BF4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0B3"/>
    <w:pPr>
      <w:ind w:left="720"/>
      <w:contextualSpacing/>
    </w:pPr>
  </w:style>
  <w:style w:type="character" w:styleId="Emphasis">
    <w:name w:val="Emphasis"/>
    <w:basedOn w:val="DefaultParagraphFont"/>
    <w:uiPriority w:val="20"/>
    <w:qFormat/>
    <w:rsid w:val="008F47F0"/>
    <w:rPr>
      <w:i/>
      <w:iCs/>
    </w:rPr>
  </w:style>
  <w:style w:type="character" w:styleId="Hyperlink">
    <w:name w:val="Hyperlink"/>
    <w:basedOn w:val="DefaultParagraphFont"/>
    <w:uiPriority w:val="99"/>
    <w:unhideWhenUsed/>
    <w:rsid w:val="008F47F0"/>
    <w:rPr>
      <w:color w:val="0000FF"/>
      <w:u w:val="single"/>
    </w:rPr>
  </w:style>
  <w:style w:type="character" w:customStyle="1" w:styleId="text">
    <w:name w:val="text"/>
    <w:basedOn w:val="DefaultParagraphFont"/>
    <w:rsid w:val="00CC0FBF"/>
  </w:style>
  <w:style w:type="character" w:customStyle="1" w:styleId="woj">
    <w:name w:val="woj"/>
    <w:basedOn w:val="DefaultParagraphFont"/>
    <w:rsid w:val="00C9785F"/>
  </w:style>
  <w:style w:type="character" w:customStyle="1" w:styleId="indent-1-breaks">
    <w:name w:val="indent-1-breaks"/>
    <w:basedOn w:val="DefaultParagraphFont"/>
    <w:rsid w:val="0011111D"/>
  </w:style>
  <w:style w:type="character" w:customStyle="1" w:styleId="small-caps">
    <w:name w:val="small-caps"/>
    <w:basedOn w:val="DefaultParagraphFont"/>
    <w:rsid w:val="003F7269"/>
  </w:style>
  <w:style w:type="paragraph" w:styleId="BalloonText">
    <w:name w:val="Balloon Text"/>
    <w:basedOn w:val="Normal"/>
    <w:link w:val="BalloonTextChar"/>
    <w:uiPriority w:val="99"/>
    <w:semiHidden/>
    <w:unhideWhenUsed/>
    <w:rsid w:val="00D4105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4105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0B3"/>
    <w:pPr>
      <w:ind w:left="720"/>
      <w:contextualSpacing/>
    </w:pPr>
  </w:style>
  <w:style w:type="character" w:styleId="Emphasis">
    <w:name w:val="Emphasis"/>
    <w:basedOn w:val="DefaultParagraphFont"/>
    <w:uiPriority w:val="20"/>
    <w:qFormat/>
    <w:rsid w:val="008F47F0"/>
    <w:rPr>
      <w:i/>
      <w:iCs/>
    </w:rPr>
  </w:style>
  <w:style w:type="character" w:styleId="Hyperlink">
    <w:name w:val="Hyperlink"/>
    <w:basedOn w:val="DefaultParagraphFont"/>
    <w:uiPriority w:val="99"/>
    <w:unhideWhenUsed/>
    <w:rsid w:val="008F47F0"/>
    <w:rPr>
      <w:color w:val="0000FF"/>
      <w:u w:val="single"/>
    </w:rPr>
  </w:style>
  <w:style w:type="character" w:customStyle="1" w:styleId="text">
    <w:name w:val="text"/>
    <w:basedOn w:val="DefaultParagraphFont"/>
    <w:rsid w:val="00CC0FBF"/>
  </w:style>
  <w:style w:type="character" w:customStyle="1" w:styleId="woj">
    <w:name w:val="woj"/>
    <w:basedOn w:val="DefaultParagraphFont"/>
    <w:rsid w:val="00C9785F"/>
  </w:style>
  <w:style w:type="character" w:customStyle="1" w:styleId="indent-1-breaks">
    <w:name w:val="indent-1-breaks"/>
    <w:basedOn w:val="DefaultParagraphFont"/>
    <w:rsid w:val="0011111D"/>
  </w:style>
  <w:style w:type="character" w:customStyle="1" w:styleId="small-caps">
    <w:name w:val="small-caps"/>
    <w:basedOn w:val="DefaultParagraphFont"/>
    <w:rsid w:val="003F7269"/>
  </w:style>
  <w:style w:type="paragraph" w:styleId="BalloonText">
    <w:name w:val="Balloon Text"/>
    <w:basedOn w:val="Normal"/>
    <w:link w:val="BalloonTextChar"/>
    <w:uiPriority w:val="99"/>
    <w:semiHidden/>
    <w:unhideWhenUsed/>
    <w:rsid w:val="00D4105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4105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591160">
      <w:bodyDiv w:val="1"/>
      <w:marLeft w:val="0"/>
      <w:marRight w:val="0"/>
      <w:marTop w:val="0"/>
      <w:marBottom w:val="0"/>
      <w:divBdr>
        <w:top w:val="none" w:sz="0" w:space="0" w:color="auto"/>
        <w:left w:val="none" w:sz="0" w:space="0" w:color="auto"/>
        <w:bottom w:val="none" w:sz="0" w:space="0" w:color="auto"/>
        <w:right w:val="none" w:sz="0" w:space="0" w:color="auto"/>
      </w:divBdr>
      <w:divsChild>
        <w:div w:id="1666202258">
          <w:marLeft w:val="547"/>
          <w:marRight w:val="0"/>
          <w:marTop w:val="0"/>
          <w:marBottom w:val="0"/>
          <w:divBdr>
            <w:top w:val="none" w:sz="0" w:space="0" w:color="auto"/>
            <w:left w:val="none" w:sz="0" w:space="0" w:color="auto"/>
            <w:bottom w:val="none" w:sz="0" w:space="0" w:color="auto"/>
            <w:right w:val="none" w:sz="0" w:space="0" w:color="auto"/>
          </w:divBdr>
        </w:div>
      </w:divsChild>
    </w:div>
    <w:div w:id="1352604928">
      <w:bodyDiv w:val="1"/>
      <w:marLeft w:val="0"/>
      <w:marRight w:val="0"/>
      <w:marTop w:val="0"/>
      <w:marBottom w:val="0"/>
      <w:divBdr>
        <w:top w:val="none" w:sz="0" w:space="0" w:color="auto"/>
        <w:left w:val="none" w:sz="0" w:space="0" w:color="auto"/>
        <w:bottom w:val="none" w:sz="0" w:space="0" w:color="auto"/>
        <w:right w:val="none" w:sz="0" w:space="0" w:color="auto"/>
      </w:divBdr>
      <w:divsChild>
        <w:div w:id="2051031615">
          <w:marLeft w:val="0"/>
          <w:marRight w:val="0"/>
          <w:marTop w:val="0"/>
          <w:marBottom w:val="0"/>
          <w:divBdr>
            <w:top w:val="none" w:sz="0" w:space="0" w:color="auto"/>
            <w:left w:val="none" w:sz="0" w:space="0" w:color="auto"/>
            <w:bottom w:val="none" w:sz="0" w:space="0" w:color="auto"/>
            <w:right w:val="none" w:sz="0" w:space="0" w:color="auto"/>
          </w:divBdr>
        </w:div>
        <w:div w:id="2103720806">
          <w:marLeft w:val="0"/>
          <w:marRight w:val="0"/>
          <w:marTop w:val="0"/>
          <w:marBottom w:val="0"/>
          <w:divBdr>
            <w:top w:val="single" w:sz="6" w:space="8" w:color="DEDDD9"/>
            <w:left w:val="none" w:sz="0" w:space="0" w:color="auto"/>
            <w:bottom w:val="none" w:sz="0" w:space="0" w:color="auto"/>
            <w:right w:val="none" w:sz="0" w:space="0" w:color="auto"/>
          </w:divBdr>
        </w:div>
      </w:divsChild>
    </w:div>
    <w:div w:id="1597205099">
      <w:bodyDiv w:val="1"/>
      <w:marLeft w:val="0"/>
      <w:marRight w:val="0"/>
      <w:marTop w:val="0"/>
      <w:marBottom w:val="0"/>
      <w:divBdr>
        <w:top w:val="none" w:sz="0" w:space="0" w:color="auto"/>
        <w:left w:val="none" w:sz="0" w:space="0" w:color="auto"/>
        <w:bottom w:val="none" w:sz="0" w:space="0" w:color="auto"/>
        <w:right w:val="none" w:sz="0" w:space="0" w:color="auto"/>
      </w:divBdr>
    </w:div>
    <w:div w:id="1738479235">
      <w:bodyDiv w:val="1"/>
      <w:marLeft w:val="0"/>
      <w:marRight w:val="0"/>
      <w:marTop w:val="0"/>
      <w:marBottom w:val="0"/>
      <w:divBdr>
        <w:top w:val="none" w:sz="0" w:space="0" w:color="auto"/>
        <w:left w:val="none" w:sz="0" w:space="0" w:color="auto"/>
        <w:bottom w:val="none" w:sz="0" w:space="0" w:color="auto"/>
        <w:right w:val="none" w:sz="0" w:space="0" w:color="auto"/>
      </w:divBdr>
      <w:divsChild>
        <w:div w:id="10325320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19120-FBE9-4D4C-8ED0-C705B361F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8</Pages>
  <Words>3264</Words>
  <Characters>18610</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CHONG Hung Hiong (OER,CRPP)</dc:creator>
  <cp:keywords/>
  <dc:description/>
  <cp:lastModifiedBy>Office 2004 Test Drive User</cp:lastModifiedBy>
  <cp:revision>8</cp:revision>
  <dcterms:created xsi:type="dcterms:W3CDTF">2018-10-07T16:31:00Z</dcterms:created>
  <dcterms:modified xsi:type="dcterms:W3CDTF">2018-10-08T15:58:00Z</dcterms:modified>
</cp:coreProperties>
</file>